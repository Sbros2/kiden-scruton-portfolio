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glossary/document.xml" ContentType="application/vnd.openxmlformats-officedocument.wordprocessingml.document.glossary+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body>
    <w:p w:rsidR="00475881" w:rsidP="00475881" w:rsidRDefault="00475881" w14:paraId="26AF64E4" w14:textId="77777777">
      <w:pPr>
        <w:rPr>
          <w:sz w:val="24"/>
        </w:rPr>
      </w:pPr>
    </w:p>
    <w:p w:rsidRPr="00CA3734" w:rsidR="00DA3D4C" w:rsidP="00DA3D4C" w:rsidRDefault="0046597C" w14:paraId="31BE50A7" w14:textId="646D6BD3">
      <w:pPr>
        <w:jc w:val="center"/>
        <w:rPr>
          <w:b/>
          <w:sz w:val="36"/>
          <w:szCs w:val="36"/>
        </w:rPr>
      </w:pPr>
      <w:r>
        <w:rPr>
          <w:b/>
          <w:bCs/>
          <w:iCs/>
          <w:sz w:val="44"/>
          <w:szCs w:val="44"/>
        </w:rPr>
        <w:t>Expo Report Hazard Sensing Robot</w:t>
      </w:r>
    </w:p>
    <w:p w:rsidR="00DA3D4C" w:rsidP="00DA3D4C" w:rsidRDefault="00DA3D4C" w14:paraId="52E527D5" w14:textId="77777777">
      <w:pPr>
        <w:jc w:val="center"/>
      </w:pPr>
    </w:p>
    <w:p w:rsidR="00DA3D4C" w:rsidP="00DA3D4C" w:rsidRDefault="00DA3D4C" w14:paraId="00133A91" w14:textId="77777777">
      <w:pPr>
        <w:jc w:val="center"/>
      </w:pPr>
    </w:p>
    <w:p w:rsidR="007A6D22" w:rsidP="5642E5C4" w:rsidRDefault="0046597C" w14:paraId="18D8FB01" w14:textId="7C645D2D">
      <w:pPr>
        <w:jc w:val="center"/>
        <w:rPr>
          <w:sz w:val="28"/>
          <w:szCs w:val="28"/>
        </w:rPr>
      </w:pPr>
      <w:r w:rsidRPr="5642E5C4" w:rsidR="0046597C">
        <w:rPr>
          <w:sz w:val="28"/>
          <w:szCs w:val="28"/>
        </w:rPr>
        <w:t>Cheyane</w:t>
      </w:r>
      <w:r w:rsidRPr="5642E5C4" w:rsidR="0046597C">
        <w:rPr>
          <w:sz w:val="28"/>
          <w:szCs w:val="28"/>
        </w:rPr>
        <w:t xml:space="preserve"> Nichols, Justin </w:t>
      </w:r>
      <w:r w:rsidRPr="5642E5C4" w:rsidR="0046597C">
        <w:rPr>
          <w:sz w:val="28"/>
          <w:szCs w:val="28"/>
        </w:rPr>
        <w:t>Nizolek</w:t>
      </w:r>
      <w:r w:rsidRPr="5642E5C4" w:rsidR="0046597C">
        <w:rPr>
          <w:sz w:val="28"/>
          <w:szCs w:val="28"/>
        </w:rPr>
        <w:t xml:space="preserve">, </w:t>
      </w:r>
      <w:r w:rsidRPr="5642E5C4" w:rsidR="0046597C">
        <w:rPr>
          <w:sz w:val="28"/>
          <w:szCs w:val="28"/>
        </w:rPr>
        <w:t>Kiden</w:t>
      </w:r>
      <w:r w:rsidRPr="5642E5C4" w:rsidR="0046597C">
        <w:rPr>
          <w:sz w:val="28"/>
          <w:szCs w:val="28"/>
        </w:rPr>
        <w:t xml:space="preserve"> </w:t>
      </w:r>
      <w:r w:rsidRPr="5642E5C4" w:rsidR="6E24B42A">
        <w:rPr>
          <w:sz w:val="28"/>
          <w:szCs w:val="28"/>
        </w:rPr>
        <w:t>Scruton</w:t>
      </w:r>
      <w:r w:rsidRPr="5642E5C4" w:rsidR="0046597C">
        <w:rPr>
          <w:sz w:val="28"/>
          <w:szCs w:val="28"/>
        </w:rPr>
        <w:t>, Yo</w:t>
      </w:r>
      <w:r w:rsidRPr="5642E5C4" w:rsidR="003442A2">
        <w:rPr>
          <w:sz w:val="28"/>
          <w:szCs w:val="28"/>
        </w:rPr>
        <w:t>u</w:t>
      </w:r>
      <w:r w:rsidRPr="5642E5C4" w:rsidR="0046597C">
        <w:rPr>
          <w:sz w:val="28"/>
          <w:szCs w:val="28"/>
        </w:rPr>
        <w:t>sef</w:t>
      </w:r>
      <w:r w:rsidRPr="5642E5C4" w:rsidR="003442A2">
        <w:rPr>
          <w:sz w:val="28"/>
          <w:szCs w:val="28"/>
        </w:rPr>
        <w:t xml:space="preserve"> </w:t>
      </w:r>
      <w:bookmarkStart w:name="_Int_nQznSVAR" w:id="767583518"/>
      <w:r w:rsidRPr="5642E5C4" w:rsidR="003442A2">
        <w:rPr>
          <w:sz w:val="28"/>
          <w:szCs w:val="28"/>
        </w:rPr>
        <w:t>Alshabbo</w:t>
      </w:r>
      <w:bookmarkEnd w:id="767583518"/>
    </w:p>
    <w:p w:rsidR="00712B3D" w:rsidP="007A6D22" w:rsidRDefault="00712B3D" w14:paraId="18546155" w14:textId="77777777">
      <w:pPr>
        <w:jc w:val="center"/>
        <w:rPr>
          <w:sz w:val="24"/>
        </w:rPr>
      </w:pPr>
    </w:p>
    <w:p w:rsidRPr="00712B3D" w:rsidR="00712B3D" w:rsidP="00712B3D" w:rsidRDefault="0046597C" w14:paraId="716E412F" w14:textId="2E9D3EF1">
      <w:pPr>
        <w:jc w:val="center"/>
        <w:rPr>
          <w:sz w:val="24"/>
          <w:szCs w:val="24"/>
        </w:rPr>
      </w:pPr>
      <w:r>
        <w:rPr>
          <w:sz w:val="24"/>
          <w:szCs w:val="24"/>
        </w:rPr>
        <w:t>ES 1</w:t>
      </w:r>
      <w:r w:rsidR="00092EB6">
        <w:rPr>
          <w:sz w:val="24"/>
          <w:szCs w:val="24"/>
        </w:rPr>
        <w:t>43</w:t>
      </w:r>
      <w:r w:rsidR="00712B3D">
        <w:rPr>
          <w:sz w:val="24"/>
          <w:szCs w:val="24"/>
        </w:rPr>
        <w:t xml:space="preserve"> - </w:t>
      </w:r>
      <w:r>
        <w:rPr>
          <w:sz w:val="24"/>
          <w:szCs w:val="24"/>
        </w:rPr>
        <w:t>Faraci</w:t>
      </w:r>
    </w:p>
    <w:p w:rsidRPr="00712B3D" w:rsidR="007A6D22" w:rsidP="007A6D22" w:rsidRDefault="0046597C" w14:paraId="50918814" w14:textId="6C417491">
      <w:pPr>
        <w:jc w:val="center"/>
        <w:rPr>
          <w:sz w:val="24"/>
          <w:szCs w:val="24"/>
        </w:rPr>
      </w:pPr>
      <w:r>
        <w:rPr>
          <w:sz w:val="24"/>
          <w:szCs w:val="24"/>
        </w:rPr>
        <w:t>12/3/2022</w:t>
      </w:r>
    </w:p>
    <w:p w:rsidR="00DA3D4C" w:rsidP="007A6D22" w:rsidRDefault="00DA3D4C" w14:paraId="1B354D7F" w14:textId="57220E75">
      <w:pPr>
        <w:jc w:val="center"/>
        <w:rPr>
          <w:sz w:val="24"/>
        </w:rPr>
      </w:pPr>
      <w:r>
        <w:rPr>
          <w:sz w:val="24"/>
        </w:rPr>
        <w:br w:type="page"/>
      </w:r>
    </w:p>
    <w:p w:rsidRPr="007E49A0" w:rsidR="00B51086" w:rsidP="00EF7692" w:rsidRDefault="00B51086" w14:paraId="66EAC578" w14:textId="012BC4AB">
      <w:pPr>
        <w:pStyle w:val="Heading1"/>
        <w:rPr>
          <w:i/>
        </w:rPr>
      </w:pPr>
      <w:bookmarkStart w:name="_Toc99802223" w:id="3"/>
      <w:r w:rsidR="00B51086">
        <w:rPr/>
        <w:t>Abstract</w:t>
      </w:r>
      <w:bookmarkEnd w:id="3"/>
    </w:p>
    <w:p w:rsidR="00B51086" w:rsidP="02EF90A2" w:rsidRDefault="003442A2" w14:paraId="297A568B" w14:textId="6E0DFCBC">
      <w:pPr>
        <w:ind w:firstLine="720"/>
      </w:pPr>
      <w:r w:rsidR="003442A2">
        <w:rPr/>
        <w:t xml:space="preserve">This project involves the design </w:t>
      </w:r>
      <w:r w:rsidR="003442A2">
        <w:rPr/>
        <w:t xml:space="preserve">and demonstration </w:t>
      </w:r>
      <w:r w:rsidR="62DA35E6">
        <w:rPr/>
        <w:t>of the</w:t>
      </w:r>
      <w:r w:rsidR="003442A2">
        <w:rPr/>
        <w:t xml:space="preserve"> </w:t>
      </w:r>
      <w:commentRangeStart w:id="7"/>
      <w:r w:rsidR="003442A2">
        <w:rPr/>
        <w:t>Hazard</w:t>
      </w:r>
      <w:r w:rsidR="003442A2">
        <w:rPr/>
        <w:t xml:space="preserve"> Sensing Robot (HSR</w:t>
      </w:r>
      <w:r w:rsidR="239B4A46">
        <w:rPr/>
        <w:t>). The</w:t>
      </w:r>
      <w:commentRangeEnd w:id="7"/>
      <w:r>
        <w:rPr>
          <w:rStyle w:val="CommentReference"/>
        </w:rPr>
        <w:commentReference w:id="7"/>
      </w:r>
      <w:r w:rsidR="0046597C">
        <w:rPr/>
        <w:t xml:space="preserve"> HSR</w:t>
      </w:r>
      <w:r w:rsidR="0046597C">
        <w:rPr/>
        <w:t xml:space="preserve"> u</w:t>
      </w:r>
      <w:commentRangeStart w:id="12"/>
      <w:r w:rsidR="0046597C">
        <w:rPr/>
        <w:t xml:space="preserve">ses multiple modules in order to </w:t>
      </w:r>
      <w:r w:rsidR="0046597C">
        <w:rPr/>
        <w:t>complete its object</w:t>
      </w:r>
      <w:commentRangeEnd w:id="12"/>
      <w:r>
        <w:rPr>
          <w:rStyle w:val="CommentReference"/>
        </w:rPr>
        <w:commentReference w:id="12"/>
      </w:r>
      <w:r w:rsidR="0046597C">
        <w:rPr/>
        <w:t xml:space="preserve">ive of bringing its user an overview of the environment it is in. The </w:t>
      </w:r>
      <w:r w:rsidR="465B645E">
        <w:rPr/>
        <w:t xml:space="preserve">HSR </w:t>
      </w:r>
      <w:r w:rsidR="0046597C">
        <w:rPr/>
        <w:t>uses a DHT-11 as the Temperature/ Humidity Sensor which gives a general overview of the dangers of the environment</w:t>
      </w:r>
      <w:r w:rsidR="37CCDA0F">
        <w:rPr/>
        <w:t xml:space="preserve"> based </w:t>
      </w:r>
      <w:r w:rsidR="78472CEB">
        <w:rPr/>
        <w:t>off</w:t>
      </w:r>
      <w:r w:rsidR="37CCDA0F">
        <w:rPr/>
        <w:t xml:space="preserve"> the temperature and humidity</w:t>
      </w:r>
      <w:r w:rsidR="0046597C">
        <w:rPr/>
        <w:t xml:space="preserve">, a </w:t>
      </w:r>
      <w:r w:rsidR="67403DAB">
        <w:rPr/>
        <w:t>MQ-5</w:t>
      </w:r>
      <w:r w:rsidR="0046597C">
        <w:rPr/>
        <w:t xml:space="preserve"> as the Gas sensor which tracks the composition of the gasses in the atmosphere around it</w:t>
      </w:r>
      <w:r w:rsidR="422CA87F">
        <w:rPr/>
        <w:t xml:space="preserve"> along with the percentage comp</w:t>
      </w:r>
      <w:r w:rsidR="2F07302E">
        <w:rPr/>
        <w:t>o</w:t>
      </w:r>
      <w:r w:rsidR="422CA87F">
        <w:rPr/>
        <w:t>sition of the gases in the air</w:t>
      </w:r>
      <w:r w:rsidR="0046597C">
        <w:rPr/>
        <w:t xml:space="preserve">, and </w:t>
      </w:r>
      <w:r w:rsidR="30DC5F27">
        <w:rPr/>
        <w:t>a</w:t>
      </w:r>
      <w:r w:rsidR="0046597C">
        <w:rPr/>
        <w:t xml:space="preserve"> </w:t>
      </w:r>
      <w:r w:rsidR="524C0775">
        <w:rPr/>
        <w:t>Wi-Fi</w:t>
      </w:r>
      <w:r w:rsidR="0046597C">
        <w:rPr/>
        <w:t xml:space="preserve"> / Camera module</w:t>
      </w:r>
      <w:r w:rsidR="2B6D1880">
        <w:rPr/>
        <w:t xml:space="preserve"> that came with our kit</w:t>
      </w:r>
      <w:r w:rsidR="0046597C">
        <w:rPr/>
        <w:t xml:space="preserve"> that communicates live video and receives the movement commands with the remote user through a Wi-Fi based UART control method.</w:t>
      </w:r>
      <w:r w:rsidR="30857BB9">
        <w:rPr/>
        <w:t xml:space="preserve"> In </w:t>
      </w:r>
      <w:r w:rsidR="04E07642">
        <w:rPr/>
        <w:t>addition</w:t>
      </w:r>
      <w:r w:rsidR="30857BB9">
        <w:rPr/>
        <w:t xml:space="preserve"> to the </w:t>
      </w:r>
      <w:r w:rsidR="4D5FCDF5">
        <w:rPr/>
        <w:t>Wi-Fi</w:t>
      </w:r>
      <w:r w:rsidR="30857BB9">
        <w:rPr/>
        <w:t xml:space="preserve"> camera </w:t>
      </w:r>
      <w:r w:rsidR="6E295AC1">
        <w:rPr/>
        <w:t>module</w:t>
      </w:r>
      <w:r w:rsidR="30857BB9">
        <w:rPr/>
        <w:t xml:space="preserve"> the HSR was outfitted with 2 vertical sets o</w:t>
      </w:r>
      <w:r w:rsidR="2869E39E">
        <w:rPr/>
        <w:t xml:space="preserve">f led </w:t>
      </w:r>
      <w:r w:rsidR="1295445E">
        <w:rPr/>
        <w:t>lighting</w:t>
      </w:r>
      <w:r w:rsidR="2869E39E">
        <w:rPr/>
        <w:t xml:space="preserve"> to be better equipped for all </w:t>
      </w:r>
      <w:r w:rsidR="586E2056">
        <w:rPr/>
        <w:t>environments</w:t>
      </w:r>
      <w:r w:rsidR="2869E39E">
        <w:rPr/>
        <w:t xml:space="preserve">. </w:t>
      </w:r>
      <w:r w:rsidR="30857BB9">
        <w:rPr/>
        <w:t xml:space="preserve">The HSR </w:t>
      </w:r>
      <w:r w:rsidR="0D80407F">
        <w:rPr/>
        <w:t xml:space="preserve">has a hard shell all around </w:t>
      </w:r>
      <w:r w:rsidR="3AAF3978">
        <w:rPr/>
        <w:t>protecting</w:t>
      </w:r>
      <w:r w:rsidR="0D80407F">
        <w:rPr/>
        <w:t xml:space="preserve"> the internal sensors and has </w:t>
      </w:r>
      <w:r w:rsidR="796E1400">
        <w:rPr/>
        <w:t>a</w:t>
      </w:r>
      <w:r w:rsidR="0D80407F">
        <w:rPr/>
        <w:t xml:space="preserve"> </w:t>
      </w:r>
      <w:r w:rsidR="7F44FABB">
        <w:rPr/>
        <w:t>sq</w:t>
      </w:r>
      <w:r w:rsidR="0D80407F">
        <w:rPr/>
        <w:t xml:space="preserve">uare </w:t>
      </w:r>
      <w:r w:rsidR="390329F5">
        <w:rPr/>
        <w:t>wheelbase</w:t>
      </w:r>
      <w:r w:rsidR="0D80407F">
        <w:rPr/>
        <w:t xml:space="preserve"> outfitted with grippy rubber tires also from the robot kits </w:t>
      </w:r>
      <w:r w:rsidR="6CD2B317">
        <w:rPr/>
        <w:t xml:space="preserve">provided. </w:t>
      </w:r>
      <w:r w:rsidR="0046597C">
        <w:rPr/>
        <w:t xml:space="preserve"> </w:t>
      </w:r>
      <w:r>
        <w:br w:type="page"/>
      </w:r>
    </w:p>
    <w:p w:rsidR="0046597C" w:rsidP="00CA3734" w:rsidRDefault="0046597C" w14:paraId="6DEC47BA" w14:textId="77777777"/>
    <w:sdt>
      <w:sdtPr>
        <w:rPr>
          <w:rFonts w:ascii="Times New Roman" w:hAnsi="Times New Roman" w:eastAsiaTheme="minorHAnsi" w:cstheme="minorBidi"/>
          <w:color w:val="auto"/>
          <w:sz w:val="24"/>
          <w:szCs w:val="22"/>
        </w:rPr>
        <w:id w:val="-2065863450"/>
        <w:docPartObj>
          <w:docPartGallery w:val="Table of Contents"/>
          <w:docPartUnique/>
        </w:docPartObj>
      </w:sdtPr>
      <w:sdtEndPr>
        <w:rPr>
          <w:rFonts w:asciiTheme="minorHAnsi" w:hAnsiTheme="minorHAnsi"/>
          <w:b/>
          <w:bCs/>
          <w:noProof/>
          <w:sz w:val="22"/>
        </w:rPr>
      </w:sdtEndPr>
      <w:sdtContent>
        <w:p w:rsidRPr="00B51086" w:rsidR="00B51086" w:rsidP="00B51086" w:rsidRDefault="00B51086" w14:paraId="5556E84A" w14:textId="77777777">
          <w:pPr>
            <w:pStyle w:val="TOCHeading"/>
            <w:rPr>
              <w:rFonts w:asciiTheme="minorHAnsi" w:hAnsiTheme="minorHAnsi" w:cstheme="minorHAnsi"/>
              <w:b/>
              <w:color w:val="000000" w:themeColor="text1"/>
            </w:rPr>
          </w:pPr>
          <w:r w:rsidRPr="00B51086">
            <w:rPr>
              <w:rFonts w:asciiTheme="minorHAnsi" w:hAnsiTheme="minorHAnsi" w:cstheme="minorHAnsi"/>
              <w:b/>
              <w:color w:val="000000" w:themeColor="text1"/>
            </w:rPr>
            <w:t xml:space="preserve">Table of </w:t>
          </w:r>
          <w:commentRangeStart w:id="17"/>
          <w:r w:rsidRPr="00B51086">
            <w:rPr>
              <w:rFonts w:asciiTheme="minorHAnsi" w:hAnsiTheme="minorHAnsi" w:cstheme="minorHAnsi"/>
              <w:b/>
              <w:color w:val="000000" w:themeColor="text1"/>
            </w:rPr>
            <w:t>Contents</w:t>
          </w:r>
          <w:commentRangeEnd w:id="17"/>
          <w:r w:rsidR="005941CD">
            <w:rPr>
              <w:rStyle w:val="CommentReference"/>
              <w:rFonts w:asciiTheme="minorHAnsi" w:hAnsiTheme="minorHAnsi" w:eastAsiaTheme="minorHAnsi" w:cstheme="minorBidi"/>
              <w:color w:val="auto"/>
            </w:rPr>
            <w:commentReference w:id="17"/>
          </w:r>
        </w:p>
        <w:p w:rsidR="00E46EF3" w:rsidRDefault="00B51086" w14:paraId="700B83F3" w14:textId="59B8F64D">
          <w:pPr>
            <w:pStyle w:val="TOC1"/>
            <w:tabs>
              <w:tab w:val="right" w:leader="dot" w:pos="9350"/>
            </w:tabs>
            <w:rPr>
              <w:rFonts w:asciiTheme="minorHAnsi" w:hAnsiTheme="minorHAnsi" w:eastAsiaTheme="minorEastAsia"/>
              <w:b w:val="0"/>
              <w:bCs w:val="0"/>
              <w:iCs w:val="0"/>
              <w:noProof/>
              <w:sz w:val="22"/>
              <w:szCs w:val="22"/>
            </w:rPr>
          </w:pPr>
          <w:r w:rsidRPr="00B51086">
            <w:rPr>
              <w:rFonts w:eastAsia="Arial" w:asciiTheme="minorHAnsi" w:hAnsiTheme="minorHAnsi" w:cstheme="minorHAnsi"/>
              <w:bCs w:val="0"/>
              <w:i/>
              <w:caps/>
              <w:color w:val="000000"/>
              <w:lang w:eastAsia="hi-IN" w:bidi="hi-IN"/>
            </w:rPr>
            <w:fldChar w:fldCharType="begin"/>
          </w:r>
          <w:r w:rsidRPr="00B51086">
            <w:rPr>
              <w:rFonts w:eastAsia="Arial" w:asciiTheme="minorHAnsi" w:hAnsiTheme="minorHAnsi" w:cstheme="minorHAnsi"/>
              <w:bCs w:val="0"/>
              <w:i/>
              <w:caps/>
              <w:color w:val="000000"/>
              <w:lang w:eastAsia="hi-IN" w:bidi="hi-IN"/>
            </w:rPr>
            <w:instrText xml:space="preserve"> TOC \o "1-3" \h \z \u </w:instrText>
          </w:r>
          <w:r w:rsidRPr="00B51086">
            <w:rPr>
              <w:rFonts w:eastAsia="Arial" w:asciiTheme="minorHAnsi" w:hAnsiTheme="minorHAnsi" w:cstheme="minorHAnsi"/>
              <w:bCs w:val="0"/>
              <w:i/>
              <w:caps/>
              <w:color w:val="000000"/>
              <w:lang w:eastAsia="hi-IN" w:bidi="hi-IN"/>
            </w:rPr>
            <w:fldChar w:fldCharType="separate"/>
          </w:r>
          <w:hyperlink w:history="1" w:anchor="_Toc99802223">
            <w:r w:rsidRPr="000A5034" w:rsidR="00E46EF3">
              <w:rPr>
                <w:rStyle w:val="Hyperlink"/>
                <w:noProof/>
              </w:rPr>
              <w:t>Abstract</w:t>
            </w:r>
            <w:r w:rsidR="00E46EF3">
              <w:rPr>
                <w:noProof/>
                <w:webHidden/>
              </w:rPr>
              <w:tab/>
            </w:r>
            <w:r w:rsidR="00E46EF3">
              <w:rPr>
                <w:noProof/>
                <w:webHidden/>
              </w:rPr>
              <w:fldChar w:fldCharType="begin"/>
            </w:r>
            <w:r w:rsidR="00E46EF3">
              <w:rPr>
                <w:noProof/>
                <w:webHidden/>
              </w:rPr>
              <w:instrText xml:space="preserve"> PAGEREF _Toc99802223 \h </w:instrText>
            </w:r>
            <w:r w:rsidR="00E46EF3">
              <w:rPr>
                <w:noProof/>
                <w:webHidden/>
              </w:rPr>
            </w:r>
            <w:r w:rsidR="00E46EF3">
              <w:rPr>
                <w:noProof/>
                <w:webHidden/>
              </w:rPr>
              <w:fldChar w:fldCharType="separate"/>
            </w:r>
            <w:r w:rsidR="00E46EF3">
              <w:rPr>
                <w:noProof/>
                <w:webHidden/>
              </w:rPr>
              <w:t>2</w:t>
            </w:r>
            <w:r w:rsidR="00E46EF3">
              <w:rPr>
                <w:noProof/>
                <w:webHidden/>
              </w:rPr>
              <w:fldChar w:fldCharType="end"/>
            </w:r>
          </w:hyperlink>
        </w:p>
        <w:p w:rsidR="00E46EF3" w:rsidRDefault="00000000" w14:paraId="04D1E8D5" w14:textId="25AF2DCB">
          <w:pPr>
            <w:pStyle w:val="TOC1"/>
            <w:tabs>
              <w:tab w:val="right" w:leader="dot" w:pos="9350"/>
            </w:tabs>
            <w:rPr>
              <w:rFonts w:asciiTheme="minorHAnsi" w:hAnsiTheme="minorHAnsi" w:eastAsiaTheme="minorEastAsia"/>
              <w:b w:val="0"/>
              <w:bCs w:val="0"/>
              <w:iCs w:val="0"/>
              <w:noProof/>
              <w:sz w:val="22"/>
              <w:szCs w:val="22"/>
            </w:rPr>
          </w:pPr>
          <w:hyperlink w:history="1" w:anchor="_Toc99802224">
            <w:r w:rsidRPr="000A5034" w:rsidR="00E46EF3">
              <w:rPr>
                <w:rStyle w:val="Hyperlink"/>
                <w:noProof/>
              </w:rPr>
              <w:t>List of Figures &amp; Tables</w:t>
            </w:r>
            <w:r w:rsidR="00E46EF3">
              <w:rPr>
                <w:noProof/>
                <w:webHidden/>
              </w:rPr>
              <w:tab/>
            </w:r>
            <w:r w:rsidR="00E46EF3">
              <w:rPr>
                <w:noProof/>
                <w:webHidden/>
              </w:rPr>
              <w:fldChar w:fldCharType="begin"/>
            </w:r>
            <w:r w:rsidR="00E46EF3">
              <w:rPr>
                <w:noProof/>
                <w:webHidden/>
              </w:rPr>
              <w:instrText xml:space="preserve"> PAGEREF _Toc99802224 \h </w:instrText>
            </w:r>
            <w:r w:rsidR="00E46EF3">
              <w:rPr>
                <w:noProof/>
                <w:webHidden/>
              </w:rPr>
            </w:r>
            <w:r w:rsidR="00E46EF3">
              <w:rPr>
                <w:noProof/>
                <w:webHidden/>
              </w:rPr>
              <w:fldChar w:fldCharType="separate"/>
            </w:r>
            <w:r w:rsidR="00E46EF3">
              <w:rPr>
                <w:noProof/>
                <w:webHidden/>
              </w:rPr>
              <w:t>4</w:t>
            </w:r>
            <w:r w:rsidR="00E46EF3">
              <w:rPr>
                <w:noProof/>
                <w:webHidden/>
              </w:rPr>
              <w:fldChar w:fldCharType="end"/>
            </w:r>
          </w:hyperlink>
        </w:p>
        <w:p w:rsidR="00E46EF3" w:rsidRDefault="00000000" w14:paraId="03DDE80F" w14:textId="17A1504A">
          <w:pPr>
            <w:pStyle w:val="TOC1"/>
            <w:tabs>
              <w:tab w:val="right" w:leader="dot" w:pos="9350"/>
            </w:tabs>
            <w:rPr>
              <w:rFonts w:asciiTheme="minorHAnsi" w:hAnsiTheme="minorHAnsi" w:eastAsiaTheme="minorEastAsia"/>
              <w:b w:val="0"/>
              <w:bCs w:val="0"/>
              <w:iCs w:val="0"/>
              <w:noProof/>
              <w:sz w:val="22"/>
              <w:szCs w:val="22"/>
            </w:rPr>
          </w:pPr>
          <w:hyperlink w:history="1" w:anchor="_Toc99802225">
            <w:r w:rsidRPr="000A5034" w:rsidR="00E46EF3">
              <w:rPr>
                <w:rStyle w:val="Hyperlink"/>
                <w:rFonts w:cstheme="minorHAnsi"/>
                <w:noProof/>
              </w:rPr>
              <w:t>1.0 Introduction</w:t>
            </w:r>
            <w:r w:rsidR="00E46EF3">
              <w:rPr>
                <w:noProof/>
                <w:webHidden/>
              </w:rPr>
              <w:tab/>
            </w:r>
            <w:r w:rsidR="00E46EF3">
              <w:rPr>
                <w:noProof/>
                <w:webHidden/>
              </w:rPr>
              <w:fldChar w:fldCharType="begin"/>
            </w:r>
            <w:r w:rsidR="00E46EF3">
              <w:rPr>
                <w:noProof/>
                <w:webHidden/>
              </w:rPr>
              <w:instrText xml:space="preserve"> PAGEREF _Toc99802225 \h </w:instrText>
            </w:r>
            <w:r w:rsidR="00E46EF3">
              <w:rPr>
                <w:noProof/>
                <w:webHidden/>
              </w:rPr>
            </w:r>
            <w:r w:rsidR="00E46EF3">
              <w:rPr>
                <w:noProof/>
                <w:webHidden/>
              </w:rPr>
              <w:fldChar w:fldCharType="separate"/>
            </w:r>
            <w:r w:rsidR="00E46EF3">
              <w:rPr>
                <w:noProof/>
                <w:webHidden/>
              </w:rPr>
              <w:t>5</w:t>
            </w:r>
            <w:r w:rsidR="00E46EF3">
              <w:rPr>
                <w:noProof/>
                <w:webHidden/>
              </w:rPr>
              <w:fldChar w:fldCharType="end"/>
            </w:r>
          </w:hyperlink>
        </w:p>
        <w:p w:rsidR="00E46EF3" w:rsidRDefault="00000000" w14:paraId="731C2F29" w14:textId="430AC1AC">
          <w:pPr>
            <w:pStyle w:val="TOC1"/>
            <w:tabs>
              <w:tab w:val="right" w:leader="dot" w:pos="9350"/>
            </w:tabs>
            <w:rPr>
              <w:rFonts w:asciiTheme="minorHAnsi" w:hAnsiTheme="minorHAnsi" w:eastAsiaTheme="minorEastAsia"/>
              <w:b w:val="0"/>
              <w:bCs w:val="0"/>
              <w:iCs w:val="0"/>
              <w:noProof/>
              <w:sz w:val="22"/>
              <w:szCs w:val="22"/>
            </w:rPr>
          </w:pPr>
          <w:hyperlink w:history="1" w:anchor="_Toc99802226">
            <w:r w:rsidRPr="000A5034" w:rsidR="00E46EF3">
              <w:rPr>
                <w:rStyle w:val="Hyperlink"/>
                <w:noProof/>
              </w:rPr>
              <w:t>2.0 Background Information</w:t>
            </w:r>
            <w:r w:rsidR="00E46EF3">
              <w:rPr>
                <w:noProof/>
                <w:webHidden/>
              </w:rPr>
              <w:tab/>
            </w:r>
            <w:r w:rsidR="00E46EF3">
              <w:rPr>
                <w:noProof/>
                <w:webHidden/>
              </w:rPr>
              <w:fldChar w:fldCharType="begin"/>
            </w:r>
            <w:r w:rsidR="00E46EF3">
              <w:rPr>
                <w:noProof/>
                <w:webHidden/>
              </w:rPr>
              <w:instrText xml:space="preserve"> PAGEREF _Toc99802226 \h </w:instrText>
            </w:r>
            <w:r w:rsidR="00E46EF3">
              <w:rPr>
                <w:noProof/>
                <w:webHidden/>
              </w:rPr>
            </w:r>
            <w:r w:rsidR="00E46EF3">
              <w:rPr>
                <w:noProof/>
                <w:webHidden/>
              </w:rPr>
              <w:fldChar w:fldCharType="separate"/>
            </w:r>
            <w:r w:rsidR="00E46EF3">
              <w:rPr>
                <w:noProof/>
                <w:webHidden/>
              </w:rPr>
              <w:t>6</w:t>
            </w:r>
            <w:r w:rsidR="00E46EF3">
              <w:rPr>
                <w:noProof/>
                <w:webHidden/>
              </w:rPr>
              <w:fldChar w:fldCharType="end"/>
            </w:r>
          </w:hyperlink>
        </w:p>
        <w:p w:rsidR="00E46EF3" w:rsidRDefault="00000000" w14:paraId="1B4A1C14" w14:textId="478960E0">
          <w:pPr>
            <w:pStyle w:val="TOC2"/>
            <w:tabs>
              <w:tab w:val="right" w:leader="dot" w:pos="9350"/>
            </w:tabs>
            <w:rPr>
              <w:rFonts w:asciiTheme="minorHAnsi" w:hAnsiTheme="minorHAnsi" w:eastAsiaTheme="minorEastAsia"/>
              <w:b w:val="0"/>
              <w:bCs w:val="0"/>
              <w:noProof/>
              <w:sz w:val="22"/>
            </w:rPr>
          </w:pPr>
          <w:hyperlink w:history="1" w:anchor="_Toc99802227">
            <w:r w:rsidRPr="000A5034" w:rsidR="00E46EF3">
              <w:rPr>
                <w:rStyle w:val="Hyperlink"/>
                <w:noProof/>
                <w:lang w:bidi="hi-IN"/>
              </w:rPr>
              <w:t>2.1 Context of the Design</w:t>
            </w:r>
            <w:r w:rsidR="00E46EF3">
              <w:rPr>
                <w:noProof/>
                <w:webHidden/>
              </w:rPr>
              <w:tab/>
            </w:r>
            <w:r w:rsidR="00E46EF3">
              <w:rPr>
                <w:noProof/>
                <w:webHidden/>
              </w:rPr>
              <w:fldChar w:fldCharType="begin"/>
            </w:r>
            <w:r w:rsidR="00E46EF3">
              <w:rPr>
                <w:noProof/>
                <w:webHidden/>
              </w:rPr>
              <w:instrText xml:space="preserve"> PAGEREF _Toc99802227 \h </w:instrText>
            </w:r>
            <w:r w:rsidR="00E46EF3">
              <w:rPr>
                <w:noProof/>
                <w:webHidden/>
              </w:rPr>
            </w:r>
            <w:r w:rsidR="00E46EF3">
              <w:rPr>
                <w:noProof/>
                <w:webHidden/>
              </w:rPr>
              <w:fldChar w:fldCharType="separate"/>
            </w:r>
            <w:r w:rsidR="00E46EF3">
              <w:rPr>
                <w:noProof/>
                <w:webHidden/>
              </w:rPr>
              <w:t>6</w:t>
            </w:r>
            <w:r w:rsidR="00E46EF3">
              <w:rPr>
                <w:noProof/>
                <w:webHidden/>
              </w:rPr>
              <w:fldChar w:fldCharType="end"/>
            </w:r>
          </w:hyperlink>
        </w:p>
        <w:p w:rsidR="00E46EF3" w:rsidRDefault="00000000" w14:paraId="0523D933" w14:textId="2A234AA9">
          <w:pPr>
            <w:pStyle w:val="TOC2"/>
            <w:tabs>
              <w:tab w:val="right" w:leader="dot" w:pos="9350"/>
            </w:tabs>
            <w:rPr>
              <w:rFonts w:asciiTheme="minorHAnsi" w:hAnsiTheme="minorHAnsi" w:eastAsiaTheme="minorEastAsia"/>
              <w:b w:val="0"/>
              <w:bCs w:val="0"/>
              <w:noProof/>
              <w:sz w:val="22"/>
            </w:rPr>
          </w:pPr>
          <w:hyperlink w:history="1" w:anchor="_Toc99802228">
            <w:r w:rsidRPr="000A5034" w:rsidR="00E46EF3">
              <w:rPr>
                <w:rStyle w:val="Hyperlink"/>
                <w:noProof/>
                <w:lang w:bidi="hi-IN"/>
              </w:rPr>
              <w:t>2.2 Design Concept and Goals</w:t>
            </w:r>
            <w:r w:rsidR="00E46EF3">
              <w:rPr>
                <w:noProof/>
                <w:webHidden/>
              </w:rPr>
              <w:tab/>
            </w:r>
            <w:r w:rsidR="00E46EF3">
              <w:rPr>
                <w:noProof/>
                <w:webHidden/>
              </w:rPr>
              <w:fldChar w:fldCharType="begin"/>
            </w:r>
            <w:r w:rsidR="00E46EF3">
              <w:rPr>
                <w:noProof/>
                <w:webHidden/>
              </w:rPr>
              <w:instrText xml:space="preserve"> PAGEREF _Toc99802228 \h </w:instrText>
            </w:r>
            <w:r w:rsidR="00E46EF3">
              <w:rPr>
                <w:noProof/>
                <w:webHidden/>
              </w:rPr>
            </w:r>
            <w:r w:rsidR="00E46EF3">
              <w:rPr>
                <w:noProof/>
                <w:webHidden/>
              </w:rPr>
              <w:fldChar w:fldCharType="separate"/>
            </w:r>
            <w:r w:rsidR="00E46EF3">
              <w:rPr>
                <w:noProof/>
                <w:webHidden/>
              </w:rPr>
              <w:t>6</w:t>
            </w:r>
            <w:r w:rsidR="00E46EF3">
              <w:rPr>
                <w:noProof/>
                <w:webHidden/>
              </w:rPr>
              <w:fldChar w:fldCharType="end"/>
            </w:r>
          </w:hyperlink>
        </w:p>
        <w:p w:rsidR="00E46EF3" w:rsidRDefault="00000000" w14:paraId="4B503A44" w14:textId="2DD2C12E">
          <w:pPr>
            <w:pStyle w:val="TOC2"/>
            <w:tabs>
              <w:tab w:val="right" w:leader="dot" w:pos="9350"/>
            </w:tabs>
            <w:rPr>
              <w:rFonts w:asciiTheme="minorHAnsi" w:hAnsiTheme="minorHAnsi" w:eastAsiaTheme="minorEastAsia"/>
              <w:b w:val="0"/>
              <w:bCs w:val="0"/>
              <w:noProof/>
              <w:sz w:val="22"/>
            </w:rPr>
          </w:pPr>
          <w:hyperlink w:history="1" w:anchor="_Toc99802229">
            <w:r w:rsidRPr="000A5034" w:rsidR="00E46EF3">
              <w:rPr>
                <w:rStyle w:val="Hyperlink"/>
                <w:noProof/>
                <w:lang w:bidi="hi-IN"/>
              </w:rPr>
              <w:t>2.3 Design Constraints</w:t>
            </w:r>
            <w:r w:rsidR="00E46EF3">
              <w:rPr>
                <w:noProof/>
                <w:webHidden/>
              </w:rPr>
              <w:tab/>
            </w:r>
            <w:r w:rsidR="00E46EF3">
              <w:rPr>
                <w:noProof/>
                <w:webHidden/>
              </w:rPr>
              <w:fldChar w:fldCharType="begin"/>
            </w:r>
            <w:r w:rsidR="00E46EF3">
              <w:rPr>
                <w:noProof/>
                <w:webHidden/>
              </w:rPr>
              <w:instrText xml:space="preserve"> PAGEREF _Toc99802229 \h </w:instrText>
            </w:r>
            <w:r w:rsidR="00E46EF3">
              <w:rPr>
                <w:noProof/>
                <w:webHidden/>
              </w:rPr>
            </w:r>
            <w:r w:rsidR="00E46EF3">
              <w:rPr>
                <w:noProof/>
                <w:webHidden/>
              </w:rPr>
              <w:fldChar w:fldCharType="separate"/>
            </w:r>
            <w:r w:rsidR="00E46EF3">
              <w:rPr>
                <w:noProof/>
                <w:webHidden/>
              </w:rPr>
              <w:t>6</w:t>
            </w:r>
            <w:r w:rsidR="00E46EF3">
              <w:rPr>
                <w:noProof/>
                <w:webHidden/>
              </w:rPr>
              <w:fldChar w:fldCharType="end"/>
            </w:r>
          </w:hyperlink>
        </w:p>
        <w:p w:rsidR="00E46EF3" w:rsidRDefault="00000000" w14:paraId="5FD81A25" w14:textId="6183262B">
          <w:pPr>
            <w:pStyle w:val="TOC2"/>
            <w:tabs>
              <w:tab w:val="right" w:leader="dot" w:pos="9350"/>
            </w:tabs>
            <w:rPr>
              <w:rFonts w:asciiTheme="minorHAnsi" w:hAnsiTheme="minorHAnsi" w:eastAsiaTheme="minorEastAsia"/>
              <w:b w:val="0"/>
              <w:bCs w:val="0"/>
              <w:noProof/>
              <w:sz w:val="22"/>
            </w:rPr>
          </w:pPr>
          <w:hyperlink w:history="1" w:anchor="_Toc99802230">
            <w:r w:rsidRPr="000A5034" w:rsidR="00E46EF3">
              <w:rPr>
                <w:rStyle w:val="Hyperlink"/>
                <w:noProof/>
                <w:lang w:bidi="hi-IN"/>
              </w:rPr>
              <w:t>2.4 Design Proposals</w:t>
            </w:r>
            <w:r w:rsidR="00E46EF3">
              <w:rPr>
                <w:noProof/>
                <w:webHidden/>
              </w:rPr>
              <w:tab/>
            </w:r>
            <w:r w:rsidR="00E46EF3">
              <w:rPr>
                <w:noProof/>
                <w:webHidden/>
              </w:rPr>
              <w:fldChar w:fldCharType="begin"/>
            </w:r>
            <w:r w:rsidR="00E46EF3">
              <w:rPr>
                <w:noProof/>
                <w:webHidden/>
              </w:rPr>
              <w:instrText xml:space="preserve"> PAGEREF _Toc99802230 \h </w:instrText>
            </w:r>
            <w:r w:rsidR="00E46EF3">
              <w:rPr>
                <w:noProof/>
                <w:webHidden/>
              </w:rPr>
            </w:r>
            <w:r w:rsidR="00E46EF3">
              <w:rPr>
                <w:noProof/>
                <w:webHidden/>
              </w:rPr>
              <w:fldChar w:fldCharType="separate"/>
            </w:r>
            <w:r w:rsidR="00E46EF3">
              <w:rPr>
                <w:noProof/>
                <w:webHidden/>
              </w:rPr>
              <w:t>6</w:t>
            </w:r>
            <w:r w:rsidR="00E46EF3">
              <w:rPr>
                <w:noProof/>
                <w:webHidden/>
              </w:rPr>
              <w:fldChar w:fldCharType="end"/>
            </w:r>
          </w:hyperlink>
        </w:p>
        <w:p w:rsidR="00E46EF3" w:rsidRDefault="00000000" w14:paraId="006FD650" w14:textId="14376B22">
          <w:pPr>
            <w:pStyle w:val="TOC2"/>
            <w:tabs>
              <w:tab w:val="right" w:leader="dot" w:pos="9350"/>
            </w:tabs>
            <w:rPr>
              <w:rFonts w:asciiTheme="minorHAnsi" w:hAnsiTheme="minorHAnsi" w:eastAsiaTheme="minorEastAsia"/>
              <w:b w:val="0"/>
              <w:bCs w:val="0"/>
              <w:noProof/>
              <w:sz w:val="22"/>
            </w:rPr>
          </w:pPr>
          <w:hyperlink w:history="1" w:anchor="_Toc99802231">
            <w:r w:rsidRPr="000A5034" w:rsidR="00E46EF3">
              <w:rPr>
                <w:rStyle w:val="Hyperlink"/>
                <w:noProof/>
                <w:lang w:bidi="hi-IN"/>
              </w:rPr>
              <w:t>2.5 Health &amp; Safety/Environmental/Contemporary Issues</w:t>
            </w:r>
            <w:r w:rsidR="00E46EF3">
              <w:rPr>
                <w:noProof/>
                <w:webHidden/>
              </w:rPr>
              <w:tab/>
            </w:r>
            <w:r w:rsidR="00E46EF3">
              <w:rPr>
                <w:noProof/>
                <w:webHidden/>
              </w:rPr>
              <w:fldChar w:fldCharType="begin"/>
            </w:r>
            <w:r w:rsidR="00E46EF3">
              <w:rPr>
                <w:noProof/>
                <w:webHidden/>
              </w:rPr>
              <w:instrText xml:space="preserve"> PAGEREF _Toc99802231 \h </w:instrText>
            </w:r>
            <w:r w:rsidR="00E46EF3">
              <w:rPr>
                <w:noProof/>
                <w:webHidden/>
              </w:rPr>
            </w:r>
            <w:r w:rsidR="00E46EF3">
              <w:rPr>
                <w:noProof/>
                <w:webHidden/>
              </w:rPr>
              <w:fldChar w:fldCharType="separate"/>
            </w:r>
            <w:r w:rsidR="00E46EF3">
              <w:rPr>
                <w:noProof/>
                <w:webHidden/>
              </w:rPr>
              <w:t>6</w:t>
            </w:r>
            <w:r w:rsidR="00E46EF3">
              <w:rPr>
                <w:noProof/>
                <w:webHidden/>
              </w:rPr>
              <w:fldChar w:fldCharType="end"/>
            </w:r>
          </w:hyperlink>
        </w:p>
        <w:p w:rsidR="00E46EF3" w:rsidRDefault="00000000" w14:paraId="5D7D5882" w14:textId="73E6B4CA">
          <w:pPr>
            <w:pStyle w:val="TOC2"/>
            <w:tabs>
              <w:tab w:val="right" w:leader="dot" w:pos="9350"/>
            </w:tabs>
            <w:rPr>
              <w:rFonts w:asciiTheme="minorHAnsi" w:hAnsiTheme="minorHAnsi" w:eastAsiaTheme="minorEastAsia"/>
              <w:b w:val="0"/>
              <w:bCs w:val="0"/>
              <w:noProof/>
              <w:sz w:val="22"/>
            </w:rPr>
          </w:pPr>
          <w:hyperlink w:history="1" w:anchor="_Toc99802232">
            <w:r w:rsidRPr="000A5034" w:rsidR="00E46EF3">
              <w:rPr>
                <w:rStyle w:val="Hyperlink"/>
                <w:noProof/>
                <w:lang w:bidi="hi-IN"/>
              </w:rPr>
              <w:t>2.6 Design Plan</w:t>
            </w:r>
            <w:r w:rsidR="00E46EF3">
              <w:rPr>
                <w:noProof/>
                <w:webHidden/>
              </w:rPr>
              <w:tab/>
            </w:r>
            <w:r w:rsidR="00E46EF3">
              <w:rPr>
                <w:noProof/>
                <w:webHidden/>
              </w:rPr>
              <w:fldChar w:fldCharType="begin"/>
            </w:r>
            <w:r w:rsidR="00E46EF3">
              <w:rPr>
                <w:noProof/>
                <w:webHidden/>
              </w:rPr>
              <w:instrText xml:space="preserve"> PAGEREF _Toc99802232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2CB95BD4" w14:textId="482FA1A7">
          <w:pPr>
            <w:pStyle w:val="TOC3"/>
            <w:tabs>
              <w:tab w:val="right" w:leader="dot" w:pos="9350"/>
            </w:tabs>
            <w:rPr>
              <w:rFonts w:asciiTheme="minorHAnsi" w:hAnsiTheme="minorHAnsi" w:eastAsiaTheme="minorEastAsia"/>
              <w:b w:val="0"/>
              <w:noProof/>
              <w:sz w:val="22"/>
              <w:szCs w:val="22"/>
            </w:rPr>
          </w:pPr>
          <w:hyperlink w:history="1" w:anchor="_Toc99802233">
            <w:r w:rsidRPr="000A5034" w:rsidR="00E46EF3">
              <w:rPr>
                <w:rStyle w:val="Hyperlink"/>
                <w:noProof/>
                <w:lang w:eastAsia="hi-IN" w:bidi="hi-IN"/>
              </w:rPr>
              <w:t>2.6.1 Summary of the Plan</w:t>
            </w:r>
            <w:r w:rsidR="00E46EF3">
              <w:rPr>
                <w:noProof/>
                <w:webHidden/>
              </w:rPr>
              <w:tab/>
            </w:r>
            <w:r w:rsidR="00E46EF3">
              <w:rPr>
                <w:noProof/>
                <w:webHidden/>
              </w:rPr>
              <w:fldChar w:fldCharType="begin"/>
            </w:r>
            <w:r w:rsidR="00E46EF3">
              <w:rPr>
                <w:noProof/>
                <w:webHidden/>
              </w:rPr>
              <w:instrText xml:space="preserve"> PAGEREF _Toc99802233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5E04A8D5" w14:textId="21371937">
          <w:pPr>
            <w:pStyle w:val="TOC3"/>
            <w:tabs>
              <w:tab w:val="right" w:leader="dot" w:pos="9350"/>
            </w:tabs>
            <w:rPr>
              <w:rFonts w:asciiTheme="minorHAnsi" w:hAnsiTheme="minorHAnsi" w:eastAsiaTheme="minorEastAsia"/>
              <w:b w:val="0"/>
              <w:noProof/>
              <w:sz w:val="22"/>
              <w:szCs w:val="22"/>
            </w:rPr>
          </w:pPr>
          <w:hyperlink w:history="1" w:anchor="_Toc99802234">
            <w:r w:rsidRPr="000A5034" w:rsidR="00E46EF3">
              <w:rPr>
                <w:rStyle w:val="Hyperlink"/>
                <w:noProof/>
                <w:lang w:eastAsia="hi-IN" w:bidi="hi-IN"/>
              </w:rPr>
              <w:t>2.6.2 Project Timeline</w:t>
            </w:r>
            <w:r w:rsidR="00E46EF3">
              <w:rPr>
                <w:noProof/>
                <w:webHidden/>
              </w:rPr>
              <w:tab/>
            </w:r>
            <w:r w:rsidR="00E46EF3">
              <w:rPr>
                <w:noProof/>
                <w:webHidden/>
              </w:rPr>
              <w:fldChar w:fldCharType="begin"/>
            </w:r>
            <w:r w:rsidR="00E46EF3">
              <w:rPr>
                <w:noProof/>
                <w:webHidden/>
              </w:rPr>
              <w:instrText xml:space="preserve"> PAGEREF _Toc99802234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73CDE4E4" w14:textId="5B5B123F">
          <w:pPr>
            <w:pStyle w:val="TOC1"/>
            <w:tabs>
              <w:tab w:val="right" w:leader="dot" w:pos="9350"/>
            </w:tabs>
            <w:rPr>
              <w:rFonts w:asciiTheme="minorHAnsi" w:hAnsiTheme="minorHAnsi" w:eastAsiaTheme="minorEastAsia"/>
              <w:b w:val="0"/>
              <w:bCs w:val="0"/>
              <w:iCs w:val="0"/>
              <w:noProof/>
              <w:sz w:val="22"/>
              <w:szCs w:val="22"/>
            </w:rPr>
          </w:pPr>
          <w:hyperlink w:history="1" w:anchor="_Toc99802235">
            <w:r w:rsidRPr="000A5034" w:rsidR="00E46EF3">
              <w:rPr>
                <w:rStyle w:val="Hyperlink"/>
                <w:noProof/>
                <w:lang w:eastAsia="hi-IN" w:bidi="hi-IN"/>
              </w:rPr>
              <w:t>3.0 Results and Discussion</w:t>
            </w:r>
            <w:r w:rsidR="00E46EF3">
              <w:rPr>
                <w:noProof/>
                <w:webHidden/>
              </w:rPr>
              <w:tab/>
            </w:r>
            <w:r w:rsidR="00E46EF3">
              <w:rPr>
                <w:noProof/>
                <w:webHidden/>
              </w:rPr>
              <w:fldChar w:fldCharType="begin"/>
            </w:r>
            <w:r w:rsidR="00E46EF3">
              <w:rPr>
                <w:noProof/>
                <w:webHidden/>
              </w:rPr>
              <w:instrText xml:space="preserve"> PAGEREF _Toc99802235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3CD30626" w14:textId="71EC770F">
          <w:pPr>
            <w:pStyle w:val="TOC2"/>
            <w:tabs>
              <w:tab w:val="right" w:leader="dot" w:pos="9350"/>
            </w:tabs>
            <w:rPr>
              <w:rFonts w:asciiTheme="minorHAnsi" w:hAnsiTheme="minorHAnsi" w:eastAsiaTheme="minorEastAsia"/>
              <w:b w:val="0"/>
              <w:bCs w:val="0"/>
              <w:noProof/>
              <w:sz w:val="22"/>
            </w:rPr>
          </w:pPr>
          <w:hyperlink w:history="1" w:anchor="_Toc99802236">
            <w:r w:rsidRPr="000A5034" w:rsidR="00E46EF3">
              <w:rPr>
                <w:rStyle w:val="Hyperlink"/>
                <w:noProof/>
                <w:lang w:bidi="hi-IN"/>
              </w:rPr>
              <w:t>3.1 Demo Performance</w:t>
            </w:r>
            <w:r w:rsidR="00E46EF3">
              <w:rPr>
                <w:noProof/>
                <w:webHidden/>
              </w:rPr>
              <w:tab/>
            </w:r>
            <w:r w:rsidR="00E46EF3">
              <w:rPr>
                <w:noProof/>
                <w:webHidden/>
              </w:rPr>
              <w:fldChar w:fldCharType="begin"/>
            </w:r>
            <w:r w:rsidR="00E46EF3">
              <w:rPr>
                <w:noProof/>
                <w:webHidden/>
              </w:rPr>
              <w:instrText xml:space="preserve"> PAGEREF _Toc99802236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069FBB72" w14:textId="34DAABC5">
          <w:pPr>
            <w:pStyle w:val="TOC2"/>
            <w:tabs>
              <w:tab w:val="right" w:leader="dot" w:pos="9350"/>
            </w:tabs>
            <w:rPr>
              <w:rFonts w:asciiTheme="minorHAnsi" w:hAnsiTheme="minorHAnsi" w:eastAsiaTheme="minorEastAsia"/>
              <w:b w:val="0"/>
              <w:bCs w:val="0"/>
              <w:noProof/>
              <w:sz w:val="22"/>
            </w:rPr>
          </w:pPr>
          <w:hyperlink w:history="1" w:anchor="_Toc99802237">
            <w:r w:rsidRPr="000A5034" w:rsidR="00E46EF3">
              <w:rPr>
                <w:rStyle w:val="Hyperlink"/>
                <w:noProof/>
                <w:lang w:bidi="hi-IN"/>
              </w:rPr>
              <w:t>3.2 Performance vs. Design Goals</w:t>
            </w:r>
            <w:r w:rsidR="00E46EF3">
              <w:rPr>
                <w:noProof/>
                <w:webHidden/>
              </w:rPr>
              <w:tab/>
            </w:r>
            <w:r w:rsidR="00E46EF3">
              <w:rPr>
                <w:noProof/>
                <w:webHidden/>
              </w:rPr>
              <w:fldChar w:fldCharType="begin"/>
            </w:r>
            <w:r w:rsidR="00E46EF3">
              <w:rPr>
                <w:noProof/>
                <w:webHidden/>
              </w:rPr>
              <w:instrText xml:space="preserve"> PAGEREF _Toc99802237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38E6BD83" w14:textId="53EB27C3">
          <w:pPr>
            <w:pStyle w:val="TOC2"/>
            <w:tabs>
              <w:tab w:val="right" w:leader="dot" w:pos="9350"/>
            </w:tabs>
            <w:rPr>
              <w:rFonts w:asciiTheme="minorHAnsi" w:hAnsiTheme="minorHAnsi" w:eastAsiaTheme="minorEastAsia"/>
              <w:b w:val="0"/>
              <w:bCs w:val="0"/>
              <w:noProof/>
              <w:sz w:val="22"/>
            </w:rPr>
          </w:pPr>
          <w:hyperlink w:history="1" w:anchor="_Toc99802238">
            <w:r w:rsidRPr="000A5034" w:rsidR="00E46EF3">
              <w:rPr>
                <w:rStyle w:val="Hyperlink"/>
                <w:noProof/>
                <w:lang w:bidi="hi-IN"/>
              </w:rPr>
              <w:t>3.3 Future Work</w:t>
            </w:r>
            <w:r w:rsidR="00E46EF3">
              <w:rPr>
                <w:noProof/>
                <w:webHidden/>
              </w:rPr>
              <w:tab/>
            </w:r>
            <w:r w:rsidR="00E46EF3">
              <w:rPr>
                <w:noProof/>
                <w:webHidden/>
              </w:rPr>
              <w:fldChar w:fldCharType="begin"/>
            </w:r>
            <w:r w:rsidR="00E46EF3">
              <w:rPr>
                <w:noProof/>
                <w:webHidden/>
              </w:rPr>
              <w:instrText xml:space="preserve"> PAGEREF _Toc99802238 \h </w:instrText>
            </w:r>
            <w:r w:rsidR="00E46EF3">
              <w:rPr>
                <w:noProof/>
                <w:webHidden/>
              </w:rPr>
            </w:r>
            <w:r w:rsidR="00E46EF3">
              <w:rPr>
                <w:noProof/>
                <w:webHidden/>
              </w:rPr>
              <w:fldChar w:fldCharType="separate"/>
            </w:r>
            <w:r w:rsidR="00E46EF3">
              <w:rPr>
                <w:noProof/>
                <w:webHidden/>
              </w:rPr>
              <w:t>7</w:t>
            </w:r>
            <w:r w:rsidR="00E46EF3">
              <w:rPr>
                <w:noProof/>
                <w:webHidden/>
              </w:rPr>
              <w:fldChar w:fldCharType="end"/>
            </w:r>
          </w:hyperlink>
        </w:p>
        <w:p w:rsidR="00E46EF3" w:rsidRDefault="00000000" w14:paraId="07010DCE" w14:textId="6A230564">
          <w:pPr>
            <w:pStyle w:val="TOC1"/>
            <w:tabs>
              <w:tab w:val="right" w:leader="dot" w:pos="9350"/>
            </w:tabs>
            <w:rPr>
              <w:rFonts w:asciiTheme="minorHAnsi" w:hAnsiTheme="minorHAnsi" w:eastAsiaTheme="minorEastAsia"/>
              <w:b w:val="0"/>
              <w:bCs w:val="0"/>
              <w:iCs w:val="0"/>
              <w:noProof/>
              <w:sz w:val="22"/>
              <w:szCs w:val="22"/>
            </w:rPr>
          </w:pPr>
          <w:hyperlink w:history="1" w:anchor="_Toc99802239">
            <w:r w:rsidRPr="000A5034" w:rsidR="00E46EF3">
              <w:rPr>
                <w:rStyle w:val="Hyperlink"/>
                <w:noProof/>
              </w:rPr>
              <w:t>4.0 Summary and Recommendations</w:t>
            </w:r>
            <w:r w:rsidR="00E46EF3">
              <w:rPr>
                <w:noProof/>
                <w:webHidden/>
              </w:rPr>
              <w:tab/>
            </w:r>
            <w:r w:rsidR="00E46EF3">
              <w:rPr>
                <w:noProof/>
                <w:webHidden/>
              </w:rPr>
              <w:fldChar w:fldCharType="begin"/>
            </w:r>
            <w:r w:rsidR="00E46EF3">
              <w:rPr>
                <w:noProof/>
                <w:webHidden/>
              </w:rPr>
              <w:instrText xml:space="preserve"> PAGEREF _Toc99802239 \h </w:instrText>
            </w:r>
            <w:r w:rsidR="00E46EF3">
              <w:rPr>
                <w:noProof/>
                <w:webHidden/>
              </w:rPr>
            </w:r>
            <w:r w:rsidR="00E46EF3">
              <w:rPr>
                <w:noProof/>
                <w:webHidden/>
              </w:rPr>
              <w:fldChar w:fldCharType="separate"/>
            </w:r>
            <w:r w:rsidR="00E46EF3">
              <w:rPr>
                <w:noProof/>
                <w:webHidden/>
              </w:rPr>
              <w:t>8</w:t>
            </w:r>
            <w:r w:rsidR="00E46EF3">
              <w:rPr>
                <w:noProof/>
                <w:webHidden/>
              </w:rPr>
              <w:fldChar w:fldCharType="end"/>
            </w:r>
          </w:hyperlink>
        </w:p>
        <w:p w:rsidR="00E46EF3" w:rsidRDefault="00000000" w14:paraId="4E7B48B0" w14:textId="72CE3008">
          <w:pPr>
            <w:pStyle w:val="TOC2"/>
            <w:tabs>
              <w:tab w:val="right" w:leader="dot" w:pos="9350"/>
            </w:tabs>
            <w:rPr>
              <w:rFonts w:asciiTheme="minorHAnsi" w:hAnsiTheme="minorHAnsi" w:eastAsiaTheme="minorEastAsia"/>
              <w:b w:val="0"/>
              <w:bCs w:val="0"/>
              <w:noProof/>
              <w:sz w:val="22"/>
            </w:rPr>
          </w:pPr>
          <w:hyperlink w:history="1" w:anchor="_Toc99802240">
            <w:r w:rsidRPr="000A5034" w:rsidR="00E46EF3">
              <w:rPr>
                <w:rStyle w:val="Hyperlink"/>
                <w:noProof/>
                <w:lang w:bidi="hi-IN"/>
              </w:rPr>
              <w:t>4.1 Project Summary</w:t>
            </w:r>
            <w:r w:rsidR="00E46EF3">
              <w:rPr>
                <w:noProof/>
                <w:webHidden/>
              </w:rPr>
              <w:tab/>
            </w:r>
            <w:r w:rsidR="00E46EF3">
              <w:rPr>
                <w:noProof/>
                <w:webHidden/>
              </w:rPr>
              <w:fldChar w:fldCharType="begin"/>
            </w:r>
            <w:r w:rsidR="00E46EF3">
              <w:rPr>
                <w:noProof/>
                <w:webHidden/>
              </w:rPr>
              <w:instrText xml:space="preserve"> PAGEREF _Toc99802240 \h </w:instrText>
            </w:r>
            <w:r w:rsidR="00E46EF3">
              <w:rPr>
                <w:noProof/>
                <w:webHidden/>
              </w:rPr>
            </w:r>
            <w:r w:rsidR="00E46EF3">
              <w:rPr>
                <w:noProof/>
                <w:webHidden/>
              </w:rPr>
              <w:fldChar w:fldCharType="separate"/>
            </w:r>
            <w:r w:rsidR="00E46EF3">
              <w:rPr>
                <w:noProof/>
                <w:webHidden/>
              </w:rPr>
              <w:t>8</w:t>
            </w:r>
            <w:r w:rsidR="00E46EF3">
              <w:rPr>
                <w:noProof/>
                <w:webHidden/>
              </w:rPr>
              <w:fldChar w:fldCharType="end"/>
            </w:r>
          </w:hyperlink>
        </w:p>
        <w:p w:rsidR="00E46EF3" w:rsidRDefault="00000000" w14:paraId="6AA07242" w14:textId="41B1FCD5">
          <w:pPr>
            <w:pStyle w:val="TOC2"/>
            <w:tabs>
              <w:tab w:val="right" w:leader="dot" w:pos="9350"/>
            </w:tabs>
            <w:rPr>
              <w:rFonts w:asciiTheme="minorHAnsi" w:hAnsiTheme="minorHAnsi" w:eastAsiaTheme="minorEastAsia"/>
              <w:b w:val="0"/>
              <w:bCs w:val="0"/>
              <w:noProof/>
              <w:sz w:val="22"/>
            </w:rPr>
          </w:pPr>
          <w:hyperlink w:history="1" w:anchor="_Toc99802241">
            <w:r w:rsidRPr="000A5034" w:rsidR="00E46EF3">
              <w:rPr>
                <w:rStyle w:val="Hyperlink"/>
                <w:noProof/>
                <w:lang w:bidi="hi-IN"/>
              </w:rPr>
              <w:t>4.2 Acknowledgements</w:t>
            </w:r>
            <w:r w:rsidR="00E46EF3">
              <w:rPr>
                <w:noProof/>
                <w:webHidden/>
              </w:rPr>
              <w:tab/>
            </w:r>
            <w:r w:rsidR="00E46EF3">
              <w:rPr>
                <w:noProof/>
                <w:webHidden/>
              </w:rPr>
              <w:fldChar w:fldCharType="begin"/>
            </w:r>
            <w:r w:rsidR="00E46EF3">
              <w:rPr>
                <w:noProof/>
                <w:webHidden/>
              </w:rPr>
              <w:instrText xml:space="preserve"> PAGEREF _Toc99802241 \h </w:instrText>
            </w:r>
            <w:r w:rsidR="00E46EF3">
              <w:rPr>
                <w:noProof/>
                <w:webHidden/>
              </w:rPr>
            </w:r>
            <w:r w:rsidR="00E46EF3">
              <w:rPr>
                <w:noProof/>
                <w:webHidden/>
              </w:rPr>
              <w:fldChar w:fldCharType="separate"/>
            </w:r>
            <w:r w:rsidR="00E46EF3">
              <w:rPr>
                <w:noProof/>
                <w:webHidden/>
              </w:rPr>
              <w:t>8</w:t>
            </w:r>
            <w:r w:rsidR="00E46EF3">
              <w:rPr>
                <w:noProof/>
                <w:webHidden/>
              </w:rPr>
              <w:fldChar w:fldCharType="end"/>
            </w:r>
          </w:hyperlink>
        </w:p>
        <w:p w:rsidR="00E46EF3" w:rsidRDefault="00000000" w14:paraId="284C4484" w14:textId="792C1139">
          <w:pPr>
            <w:pStyle w:val="TOC1"/>
            <w:tabs>
              <w:tab w:val="right" w:leader="dot" w:pos="9350"/>
            </w:tabs>
            <w:rPr>
              <w:rFonts w:asciiTheme="minorHAnsi" w:hAnsiTheme="minorHAnsi" w:eastAsiaTheme="minorEastAsia"/>
              <w:b w:val="0"/>
              <w:bCs w:val="0"/>
              <w:iCs w:val="0"/>
              <w:noProof/>
              <w:sz w:val="22"/>
              <w:szCs w:val="22"/>
            </w:rPr>
          </w:pPr>
          <w:hyperlink w:history="1" w:anchor="_Toc99802242">
            <w:r w:rsidRPr="000A5034" w:rsidR="00E46EF3">
              <w:rPr>
                <w:rStyle w:val="Hyperlink"/>
                <w:noProof/>
              </w:rPr>
              <w:t>References</w:t>
            </w:r>
            <w:r w:rsidR="00E46EF3">
              <w:rPr>
                <w:noProof/>
                <w:webHidden/>
              </w:rPr>
              <w:tab/>
            </w:r>
            <w:r w:rsidR="00E46EF3">
              <w:rPr>
                <w:noProof/>
                <w:webHidden/>
              </w:rPr>
              <w:fldChar w:fldCharType="begin"/>
            </w:r>
            <w:r w:rsidR="00E46EF3">
              <w:rPr>
                <w:noProof/>
                <w:webHidden/>
              </w:rPr>
              <w:instrText xml:space="preserve"> PAGEREF _Toc99802242 \h </w:instrText>
            </w:r>
            <w:r w:rsidR="00E46EF3">
              <w:rPr>
                <w:noProof/>
                <w:webHidden/>
              </w:rPr>
            </w:r>
            <w:r w:rsidR="00E46EF3">
              <w:rPr>
                <w:noProof/>
                <w:webHidden/>
              </w:rPr>
              <w:fldChar w:fldCharType="separate"/>
            </w:r>
            <w:r w:rsidR="00E46EF3">
              <w:rPr>
                <w:noProof/>
                <w:webHidden/>
              </w:rPr>
              <w:t>9</w:t>
            </w:r>
            <w:r w:rsidR="00E46EF3">
              <w:rPr>
                <w:noProof/>
                <w:webHidden/>
              </w:rPr>
              <w:fldChar w:fldCharType="end"/>
            </w:r>
          </w:hyperlink>
        </w:p>
        <w:p w:rsidR="00E46EF3" w:rsidRDefault="00000000" w14:paraId="10ED3D12" w14:textId="69C82C74">
          <w:pPr>
            <w:pStyle w:val="TOC1"/>
            <w:tabs>
              <w:tab w:val="right" w:leader="dot" w:pos="9350"/>
            </w:tabs>
            <w:rPr>
              <w:rFonts w:asciiTheme="minorHAnsi" w:hAnsiTheme="minorHAnsi" w:eastAsiaTheme="minorEastAsia"/>
              <w:b w:val="0"/>
              <w:bCs w:val="0"/>
              <w:iCs w:val="0"/>
              <w:noProof/>
              <w:sz w:val="22"/>
              <w:szCs w:val="22"/>
            </w:rPr>
          </w:pPr>
          <w:hyperlink w:history="1" w:anchor="_Toc99802243">
            <w:r w:rsidRPr="000A5034" w:rsidR="00E46EF3">
              <w:rPr>
                <w:rStyle w:val="Hyperlink"/>
                <w:noProof/>
              </w:rPr>
              <w:t>Appendix</w:t>
            </w:r>
            <w:r w:rsidR="00E46EF3">
              <w:rPr>
                <w:noProof/>
                <w:webHidden/>
              </w:rPr>
              <w:tab/>
            </w:r>
            <w:r w:rsidR="00E46EF3">
              <w:rPr>
                <w:noProof/>
                <w:webHidden/>
              </w:rPr>
              <w:fldChar w:fldCharType="begin"/>
            </w:r>
            <w:r w:rsidR="00E46EF3">
              <w:rPr>
                <w:noProof/>
                <w:webHidden/>
              </w:rPr>
              <w:instrText xml:space="preserve"> PAGEREF _Toc99802243 \h </w:instrText>
            </w:r>
            <w:r w:rsidR="00E46EF3">
              <w:rPr>
                <w:noProof/>
                <w:webHidden/>
              </w:rPr>
            </w:r>
            <w:r w:rsidR="00E46EF3">
              <w:rPr>
                <w:noProof/>
                <w:webHidden/>
              </w:rPr>
              <w:fldChar w:fldCharType="separate"/>
            </w:r>
            <w:r w:rsidR="00E46EF3">
              <w:rPr>
                <w:noProof/>
                <w:webHidden/>
              </w:rPr>
              <w:t>10</w:t>
            </w:r>
            <w:r w:rsidR="00E46EF3">
              <w:rPr>
                <w:noProof/>
                <w:webHidden/>
              </w:rPr>
              <w:fldChar w:fldCharType="end"/>
            </w:r>
          </w:hyperlink>
        </w:p>
        <w:p w:rsidR="00CA3734" w:rsidP="00B51086" w:rsidRDefault="00B51086" w14:paraId="6E0F3DAC" w14:textId="784C8918">
          <w:pPr>
            <w:rPr>
              <w:b/>
              <w:bCs/>
              <w:noProof/>
            </w:rPr>
          </w:pPr>
          <w:r w:rsidRPr="00B51086">
            <w:rPr>
              <w:rFonts w:eastAsia="Arial" w:cstheme="minorHAnsi"/>
              <w:bCs/>
              <w:i/>
              <w:caps/>
              <w:color w:val="000000"/>
              <w:szCs w:val="24"/>
              <w:lang w:eastAsia="hi-IN" w:bidi="hi-IN"/>
            </w:rPr>
            <w:fldChar w:fldCharType="end"/>
          </w:r>
        </w:p>
      </w:sdtContent>
    </w:sdt>
    <w:p w:rsidR="006D3643" w:rsidP="00757C84" w:rsidRDefault="006D3643" w14:paraId="3E7AAFFA" w14:textId="77777777"/>
    <w:p w:rsidRPr="007E49A0" w:rsidR="00B51086" w:rsidP="00EF7692" w:rsidRDefault="00B51086" w14:paraId="73E1CDF7" w14:textId="09CD1CEF">
      <w:pPr>
        <w:pStyle w:val="Heading1"/>
        <w:rPr>
          <w:i/>
        </w:rPr>
      </w:pPr>
      <w:bookmarkStart w:name="_Toc99802224" w:id="18"/>
      <w:r w:rsidRPr="00B51086">
        <w:t>List of Figures</w:t>
      </w:r>
      <w:r w:rsidR="00CA3734">
        <w:t xml:space="preserve"> &amp; Tables</w:t>
      </w:r>
      <w:bookmarkEnd w:id="18"/>
    </w:p>
    <w:p w:rsidRPr="00B51086" w:rsidR="00B51086" w:rsidP="00B51086" w:rsidRDefault="00B51086" w14:paraId="38A7828E" w14:textId="77777777">
      <w:pPr>
        <w:rPr>
          <w:rFonts w:cstheme="minorHAnsi"/>
        </w:rPr>
      </w:pPr>
    </w:p>
    <w:p w:rsidR="0036246B" w:rsidRDefault="00B51086" w14:paraId="1662AD37" w14:textId="51323B29">
      <w:pPr>
        <w:pStyle w:val="TableofFigures"/>
        <w:tabs>
          <w:tab w:val="right" w:leader="dot" w:pos="9350"/>
        </w:tabs>
        <w:rPr>
          <w:rFonts w:asciiTheme="minorHAnsi" w:hAnsiTheme="minorHAnsi" w:eastAsiaTheme="minorEastAsia"/>
          <w:b w:val="0"/>
          <w:noProof/>
          <w:sz w:val="22"/>
        </w:rPr>
      </w:pPr>
      <w:r w:rsidRPr="00B51086">
        <w:rPr>
          <w:rFonts w:asciiTheme="minorHAnsi" w:hAnsiTheme="minorHAnsi" w:cstheme="minorHAnsi"/>
        </w:rPr>
        <w:fldChar w:fldCharType="begin"/>
      </w:r>
      <w:r w:rsidRPr="00B51086">
        <w:rPr>
          <w:rFonts w:asciiTheme="minorHAnsi" w:hAnsiTheme="minorHAnsi" w:cstheme="minorHAnsi"/>
        </w:rPr>
        <w:instrText xml:space="preserve"> TOC \h \z \c "Figure" </w:instrText>
      </w:r>
      <w:r w:rsidRPr="00B51086">
        <w:rPr>
          <w:rFonts w:asciiTheme="minorHAnsi" w:hAnsiTheme="minorHAnsi" w:cstheme="minorHAnsi"/>
        </w:rPr>
        <w:fldChar w:fldCharType="separate"/>
      </w:r>
      <w:hyperlink w:history="1" w:anchor="_Toc121082203">
        <w:r w:rsidRPr="00441B2D" w:rsidR="0036246B">
          <w:rPr>
            <w:rStyle w:val="Hyperlink"/>
            <w:rFonts w:cstheme="minorHAnsi"/>
            <w:noProof/>
          </w:rPr>
          <w:t>Figure 1: A picture</w:t>
        </w:r>
        <w:r w:rsidR="0036246B">
          <w:rPr>
            <w:noProof/>
            <w:webHidden/>
          </w:rPr>
          <w:tab/>
        </w:r>
        <w:r w:rsidR="0036246B">
          <w:rPr>
            <w:noProof/>
            <w:webHidden/>
          </w:rPr>
          <w:fldChar w:fldCharType="begin"/>
        </w:r>
        <w:r w:rsidR="0036246B">
          <w:rPr>
            <w:noProof/>
            <w:webHidden/>
          </w:rPr>
          <w:instrText xml:space="preserve"> PAGEREF _Toc121082203 \h </w:instrText>
        </w:r>
        <w:r w:rsidR="0036246B">
          <w:rPr>
            <w:noProof/>
            <w:webHidden/>
          </w:rPr>
        </w:r>
        <w:r w:rsidR="0036246B">
          <w:rPr>
            <w:noProof/>
            <w:webHidden/>
          </w:rPr>
          <w:fldChar w:fldCharType="separate"/>
        </w:r>
        <w:r w:rsidR="0036246B">
          <w:rPr>
            <w:noProof/>
            <w:webHidden/>
          </w:rPr>
          <w:t>9</w:t>
        </w:r>
        <w:r w:rsidR="0036246B">
          <w:rPr>
            <w:noProof/>
            <w:webHidden/>
          </w:rPr>
          <w:fldChar w:fldCharType="end"/>
        </w:r>
      </w:hyperlink>
    </w:p>
    <w:p w:rsidRPr="00B51086" w:rsidR="00B51086" w:rsidP="0096553B" w:rsidRDefault="00B51086" w14:paraId="4BF2B742" w14:textId="629BCAD4">
      <w:r w:rsidRPr="00B51086">
        <w:fldChar w:fldCharType="end"/>
      </w:r>
    </w:p>
    <w:p w:rsidR="00B51086" w:rsidP="0096553B" w:rsidRDefault="00B51086" w14:paraId="396D2FE6" w14:textId="77777777"/>
    <w:p w:rsidRPr="00CA3734" w:rsidR="00E1025D" w:rsidP="00CA3734" w:rsidRDefault="00B51086" w14:paraId="2988BFD6" w14:textId="0A1C4927">
      <w:pPr>
        <w:numPr>
          <w:ilvl w:val="0"/>
          <w:numId w:val="5"/>
        </w:numPr>
      </w:pPr>
      <w:r>
        <w:br w:type="page"/>
      </w:r>
    </w:p>
    <w:p w:rsidRPr="00B51086" w:rsidR="00B51086" w:rsidP="00B51086" w:rsidRDefault="00B51086" w14:paraId="617C578D" w14:textId="1CDBA015">
      <w:pPr>
        <w:pStyle w:val="Heading1"/>
        <w:rPr>
          <w:rFonts w:cstheme="minorHAnsi"/>
          <w:i/>
        </w:rPr>
      </w:pPr>
      <w:bookmarkStart w:name="_Toc99802225" w:id="19"/>
      <w:r w:rsidRPr="02EF90A2" w:rsidR="00B51086">
        <w:rPr>
          <w:rFonts w:cs="Calibri" w:cstheme="minorAscii"/>
        </w:rPr>
        <w:t>1.0 Introduction</w:t>
      </w:r>
      <w:bookmarkEnd w:id="19"/>
    </w:p>
    <w:p w:rsidR="0046597C" w:rsidP="5642E5C4" w:rsidRDefault="00863F94" w14:paraId="28E3D62C" w14:textId="3FE02C4D">
      <w:pPr>
        <w:pStyle w:val="Normal"/>
        <w:rPr>
          <w:rFonts w:eastAsia="Times New Roman" w:cs="Times New Roman"/>
        </w:rPr>
      </w:pPr>
      <w:r w:rsidR="00863F94">
        <w:rPr>
          <w:rStyle w:val="normaltextrun"/>
          <w:rFonts w:ascii="Calibri" w:hAnsi="Calibri" w:cs="Calibri"/>
          <w:shd w:val="clear" w:color="auto" w:fill="FFFFFF"/>
        </w:rPr>
        <w:t>A device called the Hazar</w:t>
      </w:r>
      <w:r w:rsidR="00863F94">
        <w:rPr>
          <w:rStyle w:val="normaltextrun"/>
          <w:rFonts w:ascii="Calibri" w:hAnsi="Calibri" w:cs="Calibri"/>
          <w:shd w:val="clear" w:color="auto" w:fill="FFFFFF"/>
        </w:rPr>
        <w:t>d Sensing Robot (HSR) was designed and demonstrated.</w:t>
      </w:r>
      <w:r w:rsidR="0046597C">
        <w:rPr>
          <w:rStyle w:val="normaltextrun"/>
          <w:rFonts w:ascii="Calibri" w:hAnsi="Calibri" w:cs="Calibri"/>
          <w:shd w:val="clear" w:color="auto" w:fill="FFFFFF"/>
        </w:rPr>
        <w:t xml:space="preserve"> It is a small compact robot that can go into</w:t>
      </w:r>
      <w:r w:rsidR="0046597C">
        <w:rPr>
          <w:rStyle w:val="normaltextrun"/>
          <w:rFonts w:ascii="Calibri" w:hAnsi="Calibri" w:cs="Calibri"/>
          <w:shd w:val="clear" w:color="auto" w:fill="FFFFFF"/>
        </w:rPr>
        <w:t xml:space="preserve"> space</w:t>
      </w:r>
      <w:r w:rsidRPr="5642E5C4" w:rsidR="00863F94">
        <w:rPr>
          <w:rStyle w:val="normaltextrun"/>
          <w:rFonts w:ascii="Calibri" w:hAnsi="Calibri" w:cs="Calibri"/>
        </w:rPr>
        <w:t>s</w:t>
      </w:r>
      <w:r w:rsidR="0046597C">
        <w:rPr>
          <w:rStyle w:val="normaltextrun"/>
          <w:rFonts w:ascii="Calibri" w:hAnsi="Calibri" w:cs="Calibri"/>
          <w:shd w:val="clear" w:color="auto" w:fill="FFFFFF"/>
        </w:rPr>
        <w:t xml:space="preserve"> a person cannot go. It </w:t>
      </w:r>
      <w:r w:rsidR="00863F94">
        <w:rPr>
          <w:rStyle w:val="normaltextrun"/>
          <w:rFonts w:ascii="Calibri" w:hAnsi="Calibri" w:cs="Calibri"/>
          <w:shd w:val="clear" w:color="auto" w:fill="FFFFFF"/>
        </w:rPr>
        <w:t xml:space="preserve">is designed to </w:t>
      </w:r>
      <w:r w:rsidR="0046597C">
        <w:rPr>
          <w:rStyle w:val="normaltextrun"/>
          <w:rFonts w:ascii="Calibri" w:hAnsi="Calibri" w:cs="Calibri"/>
          <w:shd w:val="clear" w:color="auto" w:fill="FFFFFF"/>
        </w:rPr>
        <w:t>detect</w:t>
      </w:r>
      <w:r w:rsidR="0046597C">
        <w:rPr>
          <w:rStyle w:val="normaltextrun"/>
          <w:rFonts w:ascii="Calibri" w:hAnsi="Calibri" w:cs="Calibri"/>
          <w:shd w:val="clear" w:color="auto" w:fill="FFFFFF"/>
        </w:rPr>
        <w:t xml:space="preserve"> temperature and air </w:t>
      </w:r>
      <w:r w:rsidR="00863F94">
        <w:rPr>
          <w:rStyle w:val="normaltextrun"/>
          <w:rFonts w:ascii="Calibri" w:hAnsi="Calibri" w:cs="Calibri"/>
          <w:shd w:val="clear" w:color="auto" w:fill="FFFFFF"/>
        </w:rPr>
        <w:t>quality</w:t>
      </w:r>
      <w:r w:rsidR="00863F94">
        <w:rPr>
          <w:rStyle w:val="normaltextrun"/>
          <w:rFonts w:ascii="Calibri" w:hAnsi="Calibri" w:cs="Calibri"/>
          <w:shd w:val="clear" w:color="auto" w:fill="FFFFFF"/>
        </w:rPr>
        <w:t xml:space="preserve"> in potentially hazardous environments</w:t>
      </w:r>
      <w:r w:rsidR="0046597C">
        <w:rPr>
          <w:rStyle w:val="normaltextrun"/>
          <w:rFonts w:ascii="Calibri" w:hAnsi="Calibri" w:cs="Calibri"/>
          <w:shd w:val="clear" w:color="auto" w:fill="FFFFFF"/>
        </w:rPr>
        <w:t xml:space="preserve">. </w:t>
      </w:r>
      <w:r w:rsidR="00863F94">
        <w:rPr>
          <w:rStyle w:val="normaltextrun"/>
          <w:rFonts w:ascii="Calibri" w:hAnsi="Calibri" w:cs="Calibri"/>
          <w:shd w:val="clear" w:color="auto" w:fill="FFFFFF"/>
        </w:rPr>
        <w:t xml:space="preserve">For </w:t>
      </w:r>
      <w:r w:rsidR="0046597C">
        <w:rPr>
          <w:rStyle w:val="normaltextrun"/>
          <w:rFonts w:ascii="Calibri" w:hAnsi="Calibri" w:cs="Calibri"/>
          <w:shd w:val="clear" w:color="auto" w:fill="FFFFFF"/>
        </w:rPr>
        <w:t xml:space="preserve">example, </w:t>
      </w:r>
      <w:r w:rsidR="00863F94">
        <w:rPr>
          <w:rStyle w:val="normaltextrun"/>
          <w:rFonts w:ascii="Calibri" w:hAnsi="Calibri" w:cs="Calibri"/>
          <w:shd w:val="clear" w:color="auto" w:fill="FFFFFF"/>
        </w:rPr>
        <w:t>during</w:t>
      </w:r>
      <w:r w:rsidR="0046597C">
        <w:rPr>
          <w:rStyle w:val="normaltextrun"/>
          <w:rFonts w:ascii="Calibri" w:hAnsi="Calibri" w:cs="Calibri"/>
          <w:shd w:val="clear" w:color="auto" w:fill="FFFFFF"/>
        </w:rPr>
        <w:t xml:space="preserve"> a fire the robot could detect the heat as well as the lack of </w:t>
      </w:r>
      <w:r w:rsidR="00863F94">
        <w:rPr>
          <w:rStyle w:val="normaltextrun"/>
          <w:rFonts w:ascii="Calibri" w:hAnsi="Calibri" w:cs="Calibri"/>
          <w:shd w:val="clear" w:color="auto" w:fill="FFFFFF"/>
        </w:rPr>
        <w:t xml:space="preserve">carbon-dioxide </w:t>
      </w:r>
      <w:ins w:author="Philip Faraci" w:date="2022-12-04T13:26:00Z" w:id="34">
        <w:commentRangeStart w:id="35"/>
      </w:ins>
      <w:r w:rsidR="00863F94">
        <w:rPr>
          <w:rStyle w:val="normaltextrun"/>
          <w:rFonts w:ascii="Calibri" w:hAnsi="Calibri" w:cs="Calibri"/>
          <w:shd w:val="clear" w:color="auto" w:fill="FFFFFF"/>
        </w:rPr>
        <w:t>(CO</w:t>
      </w:r>
      <w:r w:rsidR="00863F94">
        <w:rPr>
          <w:rStyle w:val="normaltextrun"/>
          <w:rFonts w:ascii="Calibri" w:hAnsi="Calibri" w:cs="Calibri"/>
          <w:shd w:val="clear" w:color="auto" w:fill="FFFFFF"/>
          <w:vertAlign w:val="subscript"/>
        </w:rPr>
        <w:t>2</w:t>
      </w:r>
      <w:r w:rsidR="00863F94">
        <w:rPr>
          <w:rStyle w:val="normaltextrun"/>
          <w:rFonts w:ascii="Calibri" w:hAnsi="Calibri" w:cs="Calibri"/>
          <w:shd w:val="clear" w:color="auto" w:fill="FFFFFF"/>
        </w:rPr>
        <w:t>)</w:t>
      </w:r>
      <w:r w:rsidR="0046597C">
        <w:rPr>
          <w:rStyle w:val="normaltextrun"/>
          <w:rFonts w:ascii="Calibri" w:hAnsi="Calibri" w:cs="Calibri"/>
          <w:shd w:val="clear" w:color="auto" w:fill="FFFFFF"/>
        </w:rPr>
        <w:t xml:space="preserve"> </w:t>
      </w:r>
      <w:commentRangeEnd w:id="35"/>
      <w:r w:rsidR="00E27B7A">
        <w:rPr>
          <w:rStyle w:val="CommentReference"/>
        </w:rPr>
        <w:commentReference w:id="35"/>
      </w:r>
      <w:r w:rsidR="0046597C">
        <w:rPr>
          <w:rStyle w:val="normaltextrun"/>
          <w:rFonts w:ascii="Calibri" w:hAnsi="Calibri" w:cs="Calibri"/>
          <w:shd w:val="clear" w:color="auto" w:fill="FFFFFF"/>
        </w:rPr>
        <w:t xml:space="preserve">in the atmosphere. </w:t>
      </w:r>
      <w:r w:rsidR="00E27B7A">
        <w:rPr>
          <w:rStyle w:val="normaltextrun"/>
          <w:rFonts w:ascii="Calibri" w:hAnsi="Calibri" w:cs="Calibri"/>
          <w:shd w:val="clear" w:color="auto" w:fill="FFFFFF"/>
        </w:rPr>
        <w:t xml:space="preserve">The </w:t>
      </w:r>
      <w:commentRangeStart w:id="39"/>
      <w:r w:rsidR="0046597C">
        <w:rPr>
          <w:rStyle w:val="normaltextrun"/>
          <w:rFonts w:ascii="Calibri" w:hAnsi="Calibri" w:cs="Calibri"/>
          <w:shd w:val="clear" w:color="auto" w:fill="FFFFFF"/>
        </w:rPr>
        <w:t xml:space="preserve">H.</w:t>
      </w:r>
      <w:r w:rsidR="04C19C6E">
        <w:rPr>
          <w:rStyle w:val="normaltextrun"/>
          <w:rFonts w:ascii="Calibri" w:hAnsi="Calibri" w:cs="Calibri"/>
          <w:shd w:val="clear" w:color="auto" w:fill="FFFFFF"/>
        </w:rPr>
        <w:t xml:space="preserve">S.R.</w:t>
      </w:r>
      <w:r w:rsidR="0046597C">
        <w:rPr>
          <w:rStyle w:val="normaltextrun"/>
          <w:rFonts w:ascii="Calibri" w:hAnsi="Calibri" w:cs="Calibri"/>
          <w:shd w:val="clear" w:color="auto" w:fill="FFFFFF"/>
        </w:rPr>
        <w:t xml:space="preserve"> </w:t>
      </w:r>
      <w:commentRangeEnd w:id="39"/>
      <w:r>
        <w:rPr>
          <w:rStyle w:val="CommentReference"/>
        </w:rPr>
        <w:commentReference w:id="39"/>
      </w:r>
      <w:r w:rsidR="0046597C">
        <w:rPr>
          <w:rStyle w:val="normaltextrun"/>
          <w:rFonts w:ascii="Calibri" w:hAnsi="Calibri" w:cs="Calibri"/>
          <w:shd w:val="clear" w:color="auto" w:fill="FFFFFF"/>
        </w:rPr>
        <w:t>robot is also Bluetooth operated so the camera can see exactly what the robot sees and</w:t>
      </w:r>
      <w:commentRangeStart w:id="1605182086"/>
      <w:r w:rsidR="39B43F97">
        <w:rPr/>
        <w:t xml:space="preserve"> </w:t>
      </w:r>
      <w:r w:rsidR="39B43F97">
        <w:rPr/>
        <w:t>the</w:t>
      </w:r>
      <w:r w:rsidR="39B43F97">
        <w:rPr/>
        <w:t xml:space="preserve"> data from the DHT-11 </w:t>
      </w:r>
      <w:r w:rsidR="727656CB">
        <w:rPr/>
        <w:t xml:space="preserve">Temp/Humidity </w:t>
      </w:r>
      <w:r w:rsidR="39B43F97">
        <w:rPr/>
        <w:t xml:space="preserve">sensor and the </w:t>
      </w:r>
      <w:r w:rsidR="4FAF7C45">
        <w:rPr/>
        <w:t xml:space="preserve">MQ-</w:t>
      </w:r>
      <w:r w:rsidR="480C678D">
        <w:rPr/>
        <w:t xml:space="preserve">5</w:t>
      </w:r>
      <w:r w:rsidR="4FAF7C45">
        <w:rPr/>
        <w:t xml:space="preserve"> Gas</w:t>
      </w:r>
      <w:r w:rsidR="39B43F97">
        <w:rPr/>
        <w:t xml:space="preserve"> sensor are recorded on an SD </w:t>
      </w:r>
      <w:r w:rsidR="39B43F97">
        <w:rPr/>
        <w:t>card, which</w:t>
      </w:r>
      <w:r w:rsidR="39B43F97">
        <w:rPr/>
        <w:t xml:space="preserve"> </w:t>
      </w:r>
      <w:r w:rsidR="6CF2EAB4">
        <w:rPr/>
        <w:t xml:space="preserve">is</w:t>
      </w:r>
      <w:r w:rsidR="39B43F97">
        <w:rPr/>
        <w:t xml:space="preserve"> located on the robot and that can be accessed by the user after the expedition. The data can be plotted in a Microsoft Excel spreadsheet to show the change in values over time and show the dangers of the environment. H</w:t>
      </w:r>
      <w:r w:rsidR="1B7AED71">
        <w:rPr/>
        <w:t xml:space="preserve">.</w:t>
      </w:r>
      <w:r w:rsidR="39B43F97">
        <w:rPr/>
        <w:t xml:space="preserve">S</w:t>
      </w:r>
      <w:r w:rsidR="1B7AED71">
        <w:rPr/>
        <w:t xml:space="preserve">.</w:t>
      </w:r>
      <w:r w:rsidR="39B43F97">
        <w:rPr/>
        <w:t xml:space="preserve">R</w:t>
      </w:r>
      <w:r w:rsidR="0800C1CE">
        <w:rPr/>
        <w:t xml:space="preserve">.</w:t>
      </w:r>
      <w:r w:rsidR="39B43F97">
        <w:rPr/>
        <w:t xml:space="preserve"> uses two independent microcontrollers running two very different programs. The Arduino Uno is running a highly modified and cut down version of the code run on the “ELEGOO UNO R3 Project Smart Robot Car Kit V 3.0 Plus”. The code that is used is open source which allows free modification and distribution even commercially. The </w:t>
      </w:r>
      <w:r w:rsidR="39B43F97">
        <w:rPr/>
        <w:t>Seeed</w:t>
      </w:r>
      <w:r w:rsidR="3F89F2C8">
        <w:rPr/>
        <w:t xml:space="preserve"> </w:t>
      </w:r>
      <w:r w:rsidR="39B43F97">
        <w:rPr/>
        <w:t>ino</w:t>
      </w:r>
      <w:r w:rsidR="39B43F97">
        <w:rPr/>
        <w:t xml:space="preserve"> Xaio is running a code written by Kiden Scruton using past knowledge and some tutorials freely available on </w:t>
      </w:r>
      <w:r w:rsidR="2CC8BB05">
        <w:rPr/>
        <w:t xml:space="preserve">Arduino</w:t>
      </w:r>
      <w:r w:rsidR="39B43F97">
        <w:rPr/>
        <w:t xml:space="preserve">.org</w:t>
      </w:r>
      <w:commentRangeEnd w:id="1605182086"/>
      <w:r>
        <w:rPr>
          <w:rStyle w:val="CommentReference"/>
        </w:rPr>
        <w:commentReference w:id="1605182086"/>
      </w:r>
    </w:p>
    <w:p w:rsidR="00B51086" w:rsidP="00D00DDD" w:rsidRDefault="00B51086" w14:paraId="5F971259" w14:textId="77777777">
      <w:r>
        <w:br w:type="page"/>
      </w:r>
    </w:p>
    <w:p w:rsidRPr="00A718C7" w:rsidR="00B51086" w:rsidP="00B51086" w:rsidRDefault="00B51086" w14:paraId="41A7D392" w14:textId="3098F7A5">
      <w:pPr>
        <w:pStyle w:val="Heading1"/>
      </w:pPr>
      <w:bookmarkStart w:name="_Toc99802226" w:id="40"/>
      <w:r>
        <w:t>2.0 Background Information</w:t>
      </w:r>
      <w:bookmarkEnd w:id="40"/>
      <w:r>
        <w:t xml:space="preserve">    </w:t>
      </w:r>
    </w:p>
    <w:p w:rsidRPr="00400848" w:rsidR="00400848" w:rsidP="00400848" w:rsidRDefault="00400848" w14:paraId="4873952E" w14:textId="152EE001">
      <w:pPr>
        <w:pStyle w:val="Heading2"/>
      </w:pPr>
      <w:bookmarkStart w:name="_Toc99802227" w:id="41"/>
      <w:r w:rsidRPr="00400848">
        <w:t>2.1 Context of the Design</w:t>
      </w:r>
      <w:bookmarkEnd w:id="41"/>
    </w:p>
    <w:p w:rsidR="001F1450" w:rsidP="00D00DDD" w:rsidRDefault="001F1450" w14:textId="79E7E261" w14:paraId="66406C3A">
      <w:sdt>
        <w:sdtPr>
          <w:id w:val="1062223232"/>
          <w:citation/>
          <w:lock w:val="contentLocked"/>
          <w:placeholder>
            <w:docPart w:val="DefaultPlaceholder_1081868574"/>
          </w:placeholder>
        </w:sdtPr>
        <w:sdtContent>
          <w:r>
            <w:fldChar w:fldCharType="begin"/>
          </w:r>
          <w:r w:rsidR="00D44001">
            <w:instrText xml:space="preserve">CITATION autar \l 1033 </w:instrText>
          </w:r>
          <w:r>
            <w:fldChar w:fldCharType="separate"/>
          </w:r>
          <w:r w:rsidR="00757C84">
            <w:rPr>
              <w:noProof/>
            </w:rPr>
            <w:t>(name, year of pub.)</w:t>
          </w:r>
          <w:r>
            <w:fldChar w:fldCharType="end"/>
          </w:r>
        </w:sdtContent>
      </w:sdt>
    </w:p>
    <w:p w:rsidR="001F1450" w:rsidP="02EF90A2" w:rsidRDefault="001F1450" w14:paraId="6D97FD85" w14:textId="156E11DB">
      <w:pPr>
        <w:rPr>
          <w:rStyle w:val="eop"/>
          <w:rFonts w:ascii="Calibri" w:hAnsi="Calibri" w:cs="Calibri"/>
        </w:rPr>
      </w:pPr>
      <w:commentRangeStart w:id="43"/>
      <w:r w:rsidR="0046597C">
        <w:rPr>
          <w:rStyle w:val="normaltextrun"/>
          <w:rFonts w:ascii="Calibri" w:hAnsi="Calibri" w:cs="Calibri"/>
          <w:shd w:val="clear" w:color="auto" w:fill="FFFFFF"/>
        </w:rPr>
        <w:t>The</w:t>
      </w:r>
      <w:commentRangeEnd w:id="43"/>
      <w:r w:rsidR="00E27B7A">
        <w:rPr>
          <w:rStyle w:val="CommentReference"/>
        </w:rPr>
        <w:commentReference w:id="43"/>
      </w:r>
      <w:r w:rsidR="0046597C">
        <w:rPr>
          <w:rStyle w:val="normaltextrun"/>
          <w:rFonts w:ascii="Calibri" w:hAnsi="Calibri" w:cs="Calibri"/>
          <w:shd w:val="clear" w:color="auto" w:fill="FFFFFF"/>
        </w:rPr>
        <w:t xml:space="preserve"> HSR robot is </w:t>
      </w:r>
      <w:r w:rsidR="00E27B7A">
        <w:rPr>
          <w:rStyle w:val="normaltextrun"/>
          <w:rFonts w:ascii="Calibri" w:hAnsi="Calibri" w:cs="Calibri"/>
          <w:shd w:val="clear" w:color="auto" w:fill="FFFFFF"/>
        </w:rPr>
        <w:t>design</w:t>
      </w:r>
      <w:r w:rsidR="00E27B7A">
        <w:rPr>
          <w:rStyle w:val="normaltextrun"/>
          <w:rFonts w:ascii="Calibri" w:hAnsi="Calibri" w:cs="Calibri"/>
          <w:shd w:val="clear" w:color="auto" w:fill="FFFFFF"/>
        </w:rPr>
        <w:t>ed</w:t>
      </w:r>
      <w:r w:rsidR="0046597C">
        <w:rPr>
          <w:rStyle w:val="normaltextrun"/>
          <w:rFonts w:ascii="Calibri" w:hAnsi="Calibri" w:cs="Calibri"/>
          <w:shd w:val="clear" w:color="auto" w:fill="FFFFFF"/>
        </w:rPr>
        <w:t xml:space="preserve"> to go into urban scenarios where air quality is likely to be tainted by toxic gas</w:t>
      </w:r>
      <w:r w:rsidR="00E27B7A">
        <w:rPr>
          <w:rStyle w:val="normaltextrun"/>
          <w:rFonts w:ascii="Calibri" w:hAnsi="Calibri" w:cs="Calibri"/>
          <w:shd w:val="clear" w:color="auto" w:fill="FFFFFF"/>
        </w:rPr>
        <w:t>es</w:t>
      </w:r>
      <w:r w:rsidR="0046597C">
        <w:rPr>
          <w:rStyle w:val="normaltextrun"/>
          <w:rFonts w:ascii="Calibri" w:hAnsi="Calibri" w:cs="Calibri"/>
          <w:shd w:val="clear" w:color="auto" w:fill="FFFFFF"/>
        </w:rPr>
        <w:t xml:space="preserve"> such as carbon monoxide and propane</w:t>
      </w:r>
      <w:r w:rsidR="0046597C">
        <w:rPr>
          <w:rStyle w:val="normaltextrun"/>
          <w:rFonts w:ascii="Calibri" w:hAnsi="Calibri" w:cs="Calibri"/>
          <w:shd w:val="clear" w:color="auto" w:fill="FFFFFF"/>
        </w:rPr>
        <w:t xml:space="preserve">. In addition to this, the HSR uses a temperature and humidity sensor to record the temperature of the </w:t>
      </w:r>
      <w:r w:rsidR="00E27B7A">
        <w:rPr>
          <w:rStyle w:val="normaltextrun"/>
          <w:rFonts w:ascii="Calibri" w:hAnsi="Calibri" w:cs="Calibri"/>
          <w:shd w:val="clear" w:color="auto" w:fill="FFFFFF"/>
        </w:rPr>
        <w:t xml:space="preserve">environment </w:t>
      </w:r>
      <w:r w:rsidR="0046597C">
        <w:rPr>
          <w:rStyle w:val="normaltextrun"/>
          <w:rFonts w:ascii="Calibri" w:hAnsi="Calibri" w:cs="Calibri"/>
          <w:shd w:val="clear" w:color="auto" w:fill="FFFFFF"/>
        </w:rPr>
        <w:t>it is in. </w:t>
      </w:r>
      <w:r w:rsidR="0046597C">
        <w:rPr>
          <w:rStyle w:val="eop"/>
          <w:rFonts w:ascii="Calibri" w:hAnsi="Calibri" w:cs="Calibri"/>
          <w:shd w:val="clear" w:color="auto" w:fill="FFFFFF"/>
        </w:rPr>
        <w:t> </w:t>
      </w:r>
      <w:r w:rsidR="6668CD48">
        <w:rPr>
          <w:rStyle w:val="eop"/>
          <w:rFonts w:ascii="Calibri" w:hAnsi="Calibri" w:cs="Calibri"/>
          <w:shd w:val="clear" w:color="auto" w:fill="FFFFFF"/>
        </w:rPr>
        <w:t xml:space="preserve">The robot does this to solve the problem in today's world in fields like search and rescue or responding to natural disasters in </w:t>
      </w:r>
      <w:r w:rsidR="45BB3FE1">
        <w:rPr>
          <w:rStyle w:val="eop"/>
          <w:rFonts w:ascii="Calibri" w:hAnsi="Calibri" w:cs="Calibri"/>
          <w:shd w:val="clear" w:color="auto" w:fill="FFFFFF"/>
        </w:rPr>
        <w:t xml:space="preserve">dangerous urban environments where you would not want to send in a person but a robot that is rugged, somewhat disposable and would </w:t>
      </w:r>
      <w:r w:rsidR="78172A6C">
        <w:rPr>
          <w:rStyle w:val="eop"/>
          <w:rFonts w:ascii="Calibri" w:hAnsi="Calibri" w:cs="Calibri"/>
          <w:shd w:val="clear" w:color="auto" w:fill="FFFFFF"/>
        </w:rPr>
        <w:t>cost less than 100$ would be perfectly suited for.</w:t>
      </w:r>
    </w:p>
    <w:p w:rsidR="00400848" w:rsidP="00400848" w:rsidRDefault="00400848" w14:paraId="5F6F9806" w14:textId="3F489501">
      <w:pPr>
        <w:pStyle w:val="Heading2"/>
      </w:pPr>
      <w:bookmarkStart w:name="_Toc99802228" w:id="51"/>
      <w:r>
        <w:t>2.2 Design Concept and Goals</w:t>
      </w:r>
      <w:bookmarkEnd w:id="51"/>
    </w:p>
    <w:p w:rsidR="00400848" w:rsidP="00216770" w:rsidRDefault="00D00DDD" w14:paraId="533F5263" w14:textId="3A004B9B">
      <w:pPr>
        <w:rPr>
          <w:lang w:eastAsia="hi-IN" w:bidi="hi-IN"/>
        </w:rPr>
      </w:pPr>
      <w:r w:rsidR="00D00DDD">
        <w:rPr>
          <w:rStyle w:val="normaltextrun"/>
          <w:rFonts w:ascii="Calibri" w:hAnsi="Calibri" w:cs="Calibri"/>
          <w:shd w:val="clear" w:color="auto" w:fill="FFFFFF"/>
        </w:rPr>
        <w:t>The goal of this design is to</w:t>
      </w:r>
      <w:r w:rsidR="0046597C">
        <w:rPr>
          <w:rStyle w:val="normaltextrun"/>
          <w:rFonts w:ascii="Calibri" w:hAnsi="Calibri" w:cs="Calibri"/>
          <w:shd w:val="clear" w:color="auto" w:fill="FFFFFF"/>
        </w:rPr>
        <w:t xml:space="preserve"> create a small compact </w:t>
      </w:r>
      <w:r w:rsidR="13511C3C">
        <w:rPr>
          <w:rStyle w:val="normaltextrun"/>
          <w:rFonts w:ascii="Calibri" w:hAnsi="Calibri" w:cs="Calibri"/>
          <w:shd w:val="clear" w:color="auto" w:fill="FFFFFF"/>
        </w:rPr>
        <w:t xml:space="preserve">rugged</w:t>
      </w:r>
      <w:r w:rsidR="0046597C">
        <w:rPr>
          <w:rStyle w:val="normaltextrun"/>
          <w:rFonts w:ascii="Calibri" w:hAnsi="Calibri" w:cs="Calibri"/>
          <w:shd w:val="clear" w:color="auto" w:fill="FFFFFF"/>
        </w:rPr>
        <w:t xml:space="preserve"> robot</w:t>
      </w:r>
      <w:r w:rsidR="36BC0F9E">
        <w:rPr>
          <w:rStyle w:val="normaltextrun"/>
          <w:rFonts w:ascii="Calibri" w:hAnsi="Calibri" w:cs="Calibri"/>
          <w:shd w:val="clear" w:color="auto" w:fill="FFFFFF"/>
        </w:rPr>
        <w:t xml:space="preserve">, t</w:t>
      </w:r>
      <w:r w:rsidR="0046597C">
        <w:rPr>
          <w:rStyle w:val="normaltextrun"/>
          <w:rFonts w:ascii="Calibri" w:hAnsi="Calibri" w:cs="Calibri"/>
          <w:shd w:val="clear" w:color="auto" w:fill="FFFFFF"/>
        </w:rPr>
        <w:t xml:space="preserve">hat can </w:t>
      </w:r>
      <w:r w:rsidR="00D00DDD">
        <w:rPr>
          <w:rStyle w:val="normaltextrun"/>
          <w:rFonts w:ascii="Calibri" w:hAnsi="Calibri" w:cs="Calibri"/>
          <w:shd w:val="clear" w:color="auto" w:fill="FFFFFF"/>
        </w:rPr>
        <w:t xml:space="preserve">perform </w:t>
      </w:r>
      <w:r w:rsidRPr="02EF90A2" w:rsidR="00D00DDD">
        <w:rPr>
          <w:rStyle w:val="normaltextrun"/>
          <w:rFonts w:ascii="Calibri" w:hAnsi="Calibri" w:cs="Calibri"/>
        </w:rPr>
        <w:t>various critical tasks in hazardous conditions such as</w:t>
      </w:r>
      <w:r w:rsidRPr="02EF90A2" w:rsidR="5994E892">
        <w:rPr>
          <w:rStyle w:val="normaltextrun"/>
          <w:rFonts w:ascii="Calibri" w:hAnsi="Calibri" w:cs="Calibri"/>
        </w:rPr>
        <w:t xml:space="preserve"> urban areas affected by natural disasters</w:t>
      </w:r>
      <w:r w:rsidRPr="02EF90A2" w:rsidR="2C936823">
        <w:rPr>
          <w:rStyle w:val="normaltextrun"/>
          <w:rFonts w:ascii="Calibri" w:hAnsi="Calibri" w:cs="Calibri"/>
        </w:rPr>
        <w:t xml:space="preserve"> or</w:t>
      </w:r>
      <w:r w:rsidRPr="02EF90A2" w:rsidR="5994E892">
        <w:rPr>
          <w:rStyle w:val="normaltextrun"/>
          <w:rFonts w:ascii="Calibri" w:hAnsi="Calibri" w:cs="Calibri"/>
        </w:rPr>
        <w:t xml:space="preserve"> </w:t>
      </w:r>
      <w:r w:rsidRPr="02EF90A2" w:rsidR="40F7FAE4">
        <w:rPr>
          <w:rStyle w:val="normaltextrun"/>
          <w:rFonts w:ascii="Calibri" w:hAnsi="Calibri" w:cs="Calibri"/>
        </w:rPr>
        <w:t xml:space="preserve">areas exposed to harmful chemicals </w:t>
      </w:r>
      <w:r w:rsidRPr="02EF90A2" w:rsidR="21EC5F38">
        <w:rPr>
          <w:rStyle w:val="normaltextrun"/>
          <w:rFonts w:ascii="Calibri" w:hAnsi="Calibri" w:cs="Calibri"/>
        </w:rPr>
        <w:t>and</w:t>
      </w:r>
      <w:r w:rsidRPr="02EF90A2" w:rsidR="40F7FAE4">
        <w:rPr>
          <w:rStyle w:val="normaltextrun"/>
          <w:rFonts w:ascii="Calibri" w:hAnsi="Calibri" w:cs="Calibri"/>
        </w:rPr>
        <w:t xml:space="preserve"> </w:t>
      </w:r>
      <w:r w:rsidRPr="02EF90A2" w:rsidR="1CC79DB5">
        <w:rPr>
          <w:rStyle w:val="normaltextrun"/>
          <w:rFonts w:ascii="Calibri" w:hAnsi="Calibri" w:cs="Calibri"/>
        </w:rPr>
        <w:t>radiation</w:t>
      </w:r>
      <w:r w:rsidR="42DB8FBF">
        <w:rPr>
          <w:rStyle w:val="normaltextrun"/>
          <w:rFonts w:ascii="Calibri" w:hAnsi="Calibri" w:cs="Calibri"/>
          <w:shd w:val="clear" w:color="auto" w:fill="FFFFFF"/>
        </w:rPr>
        <w:t>.</w:t>
      </w:r>
      <w:r w:rsidR="0046597C">
        <w:rPr>
          <w:shd w:val="clear" w:color="auto" w:fill="FFFFFF"/>
        </w:rPr>
        <w:br/>
      </w:r>
      <w:r w:rsidRPr="02EF90A2" w:rsidR="102C1DF5">
        <w:rPr>
          <w:rStyle w:val="normaltextrun"/>
          <w:rFonts w:ascii="Calibri" w:hAnsi="Calibri" w:cs="Calibri"/>
        </w:rPr>
        <w:t>The robot is designed to be mobile and rugged so its wheelbase is in the shape of a</w:t>
      </w:r>
      <w:r w:rsidRPr="02EF90A2" w:rsidR="0046597C">
        <w:rPr>
          <w:rStyle w:val="normaltextrun"/>
          <w:rFonts w:ascii="Calibri" w:hAnsi="Calibri" w:cs="Calibri"/>
        </w:rPr>
        <w:t xml:space="preserve"> square so it is strong</w:t>
      </w:r>
      <w:r w:rsidRPr="02EF90A2" w:rsidR="4C97CF4D">
        <w:rPr>
          <w:rStyle w:val="normaltextrun"/>
          <w:rFonts w:ascii="Calibri" w:hAnsi="Calibri" w:cs="Calibri"/>
        </w:rPr>
        <w:t xml:space="preserve"> and can easily turn using a reliable tank style turning method</w:t>
      </w:r>
      <w:r w:rsidRPr="02EF90A2" w:rsidR="314FA464">
        <w:rPr>
          <w:rStyle w:val="normaltextrun"/>
          <w:rFonts w:ascii="Calibri" w:hAnsi="Calibri" w:cs="Calibri"/>
        </w:rPr>
        <w:t>. This</w:t>
      </w:r>
      <w:r w:rsidRPr="02EF90A2" w:rsidR="4C97CF4D">
        <w:rPr>
          <w:rStyle w:val="normaltextrun"/>
          <w:rFonts w:ascii="Calibri" w:hAnsi="Calibri" w:cs="Calibri"/>
        </w:rPr>
        <w:t xml:space="preserve"> also allows the robot to work on only 3 wheels and it will still be very </w:t>
      </w:r>
      <w:r w:rsidRPr="02EF90A2" w:rsidR="19BEE2FE">
        <w:rPr>
          <w:rStyle w:val="normaltextrun"/>
          <w:rFonts w:ascii="Calibri" w:hAnsi="Calibri" w:cs="Calibri"/>
        </w:rPr>
        <w:t xml:space="preserve">capable. In order to make a rugged robot </w:t>
      </w:r>
      <w:r w:rsidRPr="02EF90A2" w:rsidR="173CEA03">
        <w:rPr>
          <w:rStyle w:val="normaltextrun"/>
          <w:rFonts w:ascii="Calibri" w:hAnsi="Calibri" w:cs="Calibri"/>
        </w:rPr>
        <w:t>the frame</w:t>
      </w:r>
      <w:r w:rsidRPr="02EF90A2" w:rsidR="19BEE2FE">
        <w:rPr>
          <w:rStyle w:val="normaltextrun"/>
          <w:rFonts w:ascii="Calibri" w:hAnsi="Calibri" w:cs="Calibri"/>
        </w:rPr>
        <w:t xml:space="preserve"> </w:t>
      </w:r>
      <w:r w:rsidRPr="02EF90A2" w:rsidR="0046597C">
        <w:rPr>
          <w:rStyle w:val="normaltextrun"/>
          <w:rFonts w:ascii="Calibri" w:hAnsi="Calibri" w:cs="Calibri"/>
        </w:rPr>
        <w:t>cages around the sensors so nothing is damaged</w:t>
      </w:r>
      <w:r w:rsidRPr="02EF90A2" w:rsidR="511F2A64">
        <w:rPr>
          <w:rStyle w:val="normaltextrun"/>
          <w:rFonts w:ascii="Calibri" w:hAnsi="Calibri" w:cs="Calibri"/>
        </w:rPr>
        <w:t xml:space="preserve"> in case there is water splashed on it or it is exposed to sand and </w:t>
      </w:r>
      <w:r w:rsidRPr="02EF90A2" w:rsidR="0FF3B820">
        <w:rPr>
          <w:rStyle w:val="normaltextrun"/>
          <w:rFonts w:ascii="Calibri" w:hAnsi="Calibri" w:cs="Calibri"/>
        </w:rPr>
        <w:t>debris</w:t>
      </w:r>
      <w:r w:rsidRPr="02EF90A2" w:rsidR="084E8CEC">
        <w:rPr>
          <w:rStyle w:val="normaltextrun"/>
          <w:rFonts w:ascii="Calibri" w:hAnsi="Calibri" w:cs="Calibri"/>
        </w:rPr>
        <w:t>. Other ways</w:t>
      </w:r>
      <w:r w:rsidRPr="02EF90A2" w:rsidR="14681DF8">
        <w:rPr>
          <w:rStyle w:val="normaltextrun"/>
          <w:rFonts w:ascii="Calibri" w:hAnsi="Calibri" w:cs="Calibri"/>
        </w:rPr>
        <w:t xml:space="preserve"> we </w:t>
      </w:r>
      <w:r w:rsidRPr="02EF90A2" w:rsidR="4D3E4304">
        <w:rPr>
          <w:rStyle w:val="normaltextrun"/>
          <w:rFonts w:ascii="Calibri" w:hAnsi="Calibri" w:cs="Calibri"/>
        </w:rPr>
        <w:t>tried</w:t>
      </w:r>
      <w:r w:rsidRPr="02EF90A2" w:rsidR="14681DF8">
        <w:rPr>
          <w:rStyle w:val="normaltextrun"/>
          <w:rFonts w:ascii="Calibri" w:hAnsi="Calibri" w:cs="Calibri"/>
        </w:rPr>
        <w:t xml:space="preserve"> to make the robot as </w:t>
      </w:r>
      <w:r w:rsidRPr="02EF90A2" w:rsidR="26A8D619">
        <w:rPr>
          <w:rStyle w:val="normaltextrun"/>
          <w:rFonts w:ascii="Calibri" w:hAnsi="Calibri" w:cs="Calibri"/>
        </w:rPr>
        <w:t>rugged</w:t>
      </w:r>
      <w:r w:rsidRPr="02EF90A2" w:rsidR="14681DF8">
        <w:rPr>
          <w:rStyle w:val="normaltextrun"/>
          <w:rFonts w:ascii="Calibri" w:hAnsi="Calibri" w:cs="Calibri"/>
        </w:rPr>
        <w:t xml:space="preserve"> as possible:</w:t>
      </w:r>
      <w:r w:rsidRPr="02EF90A2" w:rsidR="511F2A64">
        <w:rPr>
          <w:rStyle w:val="normaltextrun"/>
          <w:rFonts w:ascii="Calibri" w:hAnsi="Calibri" w:cs="Calibri"/>
        </w:rPr>
        <w:t xml:space="preserve"> </w:t>
      </w:r>
      <w:r w:rsidRPr="02EF90A2" w:rsidR="0046597C">
        <w:rPr>
          <w:rStyle w:val="normaltextrun"/>
          <w:rFonts w:ascii="Calibri" w:hAnsi="Calibri" w:cs="Calibri"/>
        </w:rPr>
        <w:t xml:space="preserve">Different </w:t>
      </w:r>
      <w:r w:rsidRPr="02EF90A2" w:rsidR="6E611BF8">
        <w:rPr>
          <w:rStyle w:val="normaltextrun"/>
          <w:rFonts w:ascii="Calibri" w:hAnsi="Calibri" w:cs="Calibri"/>
        </w:rPr>
        <w:t>tires,</w:t>
      </w:r>
      <w:r w:rsidRPr="02EF90A2" w:rsidR="0046597C">
        <w:rPr>
          <w:rStyle w:val="normaltextrun"/>
          <w:rFonts w:ascii="Calibri" w:hAnsi="Calibri" w:cs="Calibri"/>
        </w:rPr>
        <w:t xml:space="preserve"> so the grip is increased. Bumpers around the camera so it is protected</w:t>
      </w:r>
      <w:r w:rsidRPr="02EF90A2" w:rsidR="73B6883C">
        <w:rPr>
          <w:rStyle w:val="normaltextrun"/>
          <w:rFonts w:ascii="Calibri" w:hAnsi="Calibri" w:cs="Calibri"/>
        </w:rPr>
        <w:t xml:space="preserve">, and </w:t>
      </w:r>
      <w:r w:rsidR="008118D2">
        <w:rPr>
          <w:rStyle w:val="CommentReference"/>
        </w:rPr>
      </w:r>
    </w:p>
    <w:p w:rsidR="00400848" w:rsidP="00400848" w:rsidRDefault="00400848" w14:paraId="5E891690" w14:textId="6DECDFE7">
      <w:pPr>
        <w:pStyle w:val="Heading2"/>
      </w:pPr>
      <w:bookmarkStart w:name="_Toc99802229" w:id="59"/>
      <w:r>
        <w:t>2.3 Design Constraints</w:t>
      </w:r>
      <w:bookmarkEnd w:id="59"/>
    </w:p>
    <w:p w:rsidR="0046597C" w:rsidP="00216770" w:rsidRDefault="0046597C" w14:paraId="3BF03977" w14:textId="77777777">
      <w:pPr>
        <w:spacing w:after="0"/>
        <w:rPr>
          <w:rFonts w:ascii="Segoe UI" w:hAnsi="Segoe UI" w:cs="Segoe UI"/>
          <w:color w:val="000000"/>
          <w:sz w:val="18"/>
          <w:szCs w:val="18"/>
        </w:rPr>
      </w:pPr>
      <w:commentRangeStart w:id="60"/>
      <w:r>
        <w:rPr>
          <w:rStyle w:val="normaltextrun"/>
          <w:rFonts w:ascii="Calibri" w:hAnsi="Calibri" w:cs="Calibri"/>
        </w:rPr>
        <w:t>Getting</w:t>
      </w:r>
      <w:commentRangeEnd w:id="60"/>
      <w:r w:rsidR="008118D2">
        <w:rPr>
          <w:rStyle w:val="CommentReference"/>
        </w:rPr>
        <w:commentReference w:id="60"/>
      </w:r>
      <w:r>
        <w:rPr>
          <w:rStyle w:val="normaltextrun"/>
          <w:rFonts w:ascii="Calibri" w:hAnsi="Calibri" w:cs="Calibri"/>
        </w:rPr>
        <w:t xml:space="preserve"> sensors: shipping and money (gas sensor MQ5, tiny Arduino, air sensor, temperature sensor, ($30)</w:t>
      </w:r>
      <w:r>
        <w:rPr>
          <w:rStyle w:val="eop"/>
          <w:rFonts w:ascii="Calibri" w:hAnsi="Calibri" w:cs="Calibri"/>
        </w:rPr>
        <w:t> </w:t>
      </w:r>
    </w:p>
    <w:p w:rsidR="0046597C" w:rsidP="00216770" w:rsidRDefault="0046597C" w14:paraId="09D95264" w14:textId="77777777">
      <w:pPr>
        <w:spacing w:after="0"/>
        <w:rPr>
          <w:rFonts w:ascii="Segoe UI" w:hAnsi="Segoe UI" w:cs="Segoe UI"/>
          <w:color w:val="000000"/>
          <w:sz w:val="18"/>
          <w:szCs w:val="18"/>
        </w:rPr>
      </w:pPr>
      <w:r>
        <w:rPr>
          <w:rStyle w:val="normaltextrun"/>
          <w:rFonts w:ascii="Calibri" w:hAnsi="Calibri" w:cs="Calibri"/>
        </w:rPr>
        <w:t>AutoCAD printing: time-consuming: whole robot frame 5-6 hours cage: 3 hours </w:t>
      </w:r>
      <w:r>
        <w:rPr>
          <w:rStyle w:val="eop"/>
          <w:rFonts w:ascii="Calibri" w:hAnsi="Calibri" w:cs="Calibri"/>
        </w:rPr>
        <w:t> </w:t>
      </w:r>
    </w:p>
    <w:p w:rsidR="0046597C" w:rsidP="00216770" w:rsidRDefault="0046597C" w14:paraId="713A76BB" w14:textId="77777777">
      <w:pPr>
        <w:spacing w:after="0"/>
        <w:rPr>
          <w:rFonts w:ascii="Segoe UI" w:hAnsi="Segoe UI" w:cs="Segoe UI"/>
          <w:color w:val="000000"/>
          <w:sz w:val="18"/>
          <w:szCs w:val="18"/>
        </w:rPr>
      </w:pPr>
      <w:r>
        <w:rPr>
          <w:rStyle w:val="normaltextrun"/>
          <w:rFonts w:ascii="Calibri" w:hAnsi="Calibri" w:cs="Calibri"/>
        </w:rPr>
        <w:t>Design around 4 days for initial design, 2 days for each prototype</w:t>
      </w:r>
      <w:r>
        <w:rPr>
          <w:rStyle w:val="eop"/>
          <w:rFonts w:ascii="Calibri" w:hAnsi="Calibri" w:cs="Calibri"/>
        </w:rPr>
        <w:t> </w:t>
      </w:r>
    </w:p>
    <w:p w:rsidR="0046597C" w:rsidP="00216770" w:rsidRDefault="0046597C" w14:paraId="6AE9CACF" w14:textId="77777777">
      <w:pPr>
        <w:spacing w:after="0"/>
        <w:rPr>
          <w:rFonts w:ascii="Segoe UI" w:hAnsi="Segoe UI" w:cs="Segoe UI"/>
          <w:color w:val="000000"/>
          <w:sz w:val="18"/>
          <w:szCs w:val="18"/>
        </w:rPr>
      </w:pPr>
      <w:r>
        <w:rPr>
          <w:rStyle w:val="normaltextrun"/>
          <w:rFonts w:ascii="Calibri" w:hAnsi="Calibri" w:cs="Calibri"/>
        </w:rPr>
        <w:t>Bluetooth: Some difficulties getting started </w:t>
      </w:r>
      <w:r>
        <w:rPr>
          <w:rStyle w:val="eop"/>
          <w:rFonts w:ascii="Calibri" w:hAnsi="Calibri" w:cs="Calibri"/>
        </w:rPr>
        <w:t> </w:t>
      </w:r>
    </w:p>
    <w:p w:rsidR="0046597C" w:rsidP="02EF90A2" w:rsidRDefault="0046597C" w14:paraId="2616502D" w14:textId="70A3DAA4">
      <w:pPr>
        <w:spacing w:after="0"/>
        <w:rPr>
          <w:rStyle w:val="normaltextrun"/>
          <w:rFonts w:ascii="Calibri" w:hAnsi="Calibri" w:cs="Calibri"/>
        </w:rPr>
      </w:pPr>
      <w:r w:rsidRPr="02EF90A2" w:rsidR="5D803088">
        <w:rPr>
          <w:rStyle w:val="normaltextrun"/>
          <w:rFonts w:ascii="Calibri" w:hAnsi="Calibri" w:cs="Calibri"/>
        </w:rPr>
        <w:t>Manufacturing:</w:t>
      </w:r>
      <w:r w:rsidRPr="02EF90A2" w:rsidR="65F80005">
        <w:rPr>
          <w:rStyle w:val="normaltextrun"/>
          <w:rFonts w:ascii="Calibri" w:hAnsi="Calibri" w:cs="Calibri"/>
        </w:rPr>
        <w:t xml:space="preserve"> Had to use </w:t>
      </w:r>
      <w:r w:rsidRPr="02EF90A2" w:rsidR="1E1C3E24">
        <w:rPr>
          <w:rStyle w:val="normaltextrun"/>
          <w:rFonts w:ascii="Calibri" w:hAnsi="Calibri" w:cs="Calibri"/>
        </w:rPr>
        <w:t>materials</w:t>
      </w:r>
      <w:r w:rsidRPr="02EF90A2" w:rsidR="65F80005">
        <w:rPr>
          <w:rStyle w:val="normaltextrun"/>
          <w:rFonts w:ascii="Calibri" w:hAnsi="Calibri" w:cs="Calibri"/>
        </w:rPr>
        <w:t xml:space="preserve"> that make an easily replicable robot as our robot should be able to be mass produced if we </w:t>
      </w:r>
      <w:r w:rsidRPr="02EF90A2" w:rsidR="292E07FB">
        <w:rPr>
          <w:rStyle w:val="normaltextrun"/>
          <w:rFonts w:ascii="Calibri" w:hAnsi="Calibri" w:cs="Calibri"/>
        </w:rPr>
        <w:t xml:space="preserve">so </w:t>
      </w:r>
      <w:r w:rsidRPr="02EF90A2" w:rsidR="588509BC">
        <w:rPr>
          <w:rStyle w:val="normaltextrun"/>
          <w:rFonts w:ascii="Calibri" w:hAnsi="Calibri" w:cs="Calibri"/>
        </w:rPr>
        <w:t>desired</w:t>
      </w:r>
      <w:r w:rsidRPr="02EF90A2" w:rsidR="6CE99C7D">
        <w:rPr>
          <w:rStyle w:val="normaltextrun"/>
          <w:rFonts w:ascii="Calibri" w:hAnsi="Calibri" w:cs="Calibri"/>
        </w:rPr>
        <w:t xml:space="preserve"> and we will go though many design </w:t>
      </w:r>
      <w:proofErr w:type="spellStart"/>
      <w:r w:rsidRPr="02EF90A2" w:rsidR="6CE99C7D">
        <w:rPr>
          <w:rStyle w:val="normaltextrun"/>
          <w:rFonts w:ascii="Calibri" w:hAnsi="Calibri" w:cs="Calibri"/>
        </w:rPr>
        <w:t>interations</w:t>
      </w:r>
      <w:proofErr w:type="spellEnd"/>
      <w:r w:rsidRPr="02EF90A2" w:rsidR="588509BC">
        <w:rPr>
          <w:rStyle w:val="normaltextrun"/>
          <w:rFonts w:ascii="Calibri" w:hAnsi="Calibri" w:cs="Calibri"/>
        </w:rPr>
        <w:t>,</w:t>
      </w:r>
      <w:r w:rsidRPr="02EF90A2" w:rsidR="292E07FB">
        <w:rPr>
          <w:rStyle w:val="normaltextrun"/>
          <w:rFonts w:ascii="Calibri" w:hAnsi="Calibri" w:cs="Calibri"/>
        </w:rPr>
        <w:t xml:space="preserve"> </w:t>
      </w:r>
      <w:r w:rsidRPr="02EF90A2" w:rsidR="6BD3C688">
        <w:rPr>
          <w:rStyle w:val="normaltextrun"/>
          <w:rFonts w:ascii="Calibri" w:hAnsi="Calibri" w:cs="Calibri"/>
        </w:rPr>
        <w:t xml:space="preserve"> </w:t>
      </w:r>
      <w:r w:rsidRPr="02EF90A2" w:rsidR="292E07FB">
        <w:rPr>
          <w:rStyle w:val="normaltextrun"/>
          <w:rFonts w:ascii="Calibri" w:hAnsi="Calibri" w:cs="Calibri"/>
        </w:rPr>
        <w:t xml:space="preserve">we also </w:t>
      </w:r>
      <w:r w:rsidRPr="02EF90A2" w:rsidR="32C6DA02">
        <w:rPr>
          <w:rStyle w:val="normaltextrun"/>
          <w:rFonts w:ascii="Calibri" w:hAnsi="Calibri" w:cs="Calibri"/>
        </w:rPr>
        <w:t>must</w:t>
      </w:r>
      <w:r w:rsidRPr="02EF90A2" w:rsidR="292E07FB">
        <w:rPr>
          <w:rStyle w:val="normaltextrun"/>
          <w:rFonts w:ascii="Calibri" w:hAnsi="Calibri" w:cs="Calibri"/>
        </w:rPr>
        <w:t xml:space="preserve"> use materials available at the school that is cheap to us students</w:t>
      </w:r>
      <w:r w:rsidRPr="02EF90A2" w:rsidR="53BB4DE0">
        <w:rPr>
          <w:rStyle w:val="normaltextrun"/>
          <w:rFonts w:ascii="Calibri" w:hAnsi="Calibri" w:cs="Calibri"/>
        </w:rPr>
        <w:t>.</w:t>
      </w:r>
    </w:p>
    <w:p w:rsidR="00400848" w:rsidP="00400848" w:rsidRDefault="00400848" w14:paraId="4A5304D3" w14:textId="77777777">
      <w:pPr>
        <w:rPr>
          <w:lang w:eastAsia="hi-IN" w:bidi="hi-IN"/>
        </w:rPr>
      </w:pPr>
    </w:p>
    <w:p w:rsidR="00400848" w:rsidP="00400848" w:rsidRDefault="00400848" w14:paraId="3E5B67BD" w14:textId="4EC2E5FF">
      <w:pPr>
        <w:pStyle w:val="Heading2"/>
      </w:pPr>
      <w:bookmarkStart w:name="_Toc99802230" w:id="61"/>
      <w:r>
        <w:t>2.4 Design Proposals</w:t>
      </w:r>
      <w:bookmarkEnd w:id="61"/>
    </w:p>
    <w:p w:rsidR="008118D2" w:rsidP="008118D2" w:rsidRDefault="008118D2" w14:paraId="7ED757AC" w14:textId="77777777">
      <w:pPr>
        <w:rPr>
          <w:rFonts w:ascii="Segoe UI" w:hAnsi="Segoe UI" w:cs="Segoe UI"/>
          <w:color w:val="000000"/>
          <w:sz w:val="18"/>
          <w:szCs w:val="18"/>
        </w:rPr>
      </w:pPr>
      <w:r>
        <w:rPr>
          <w:rStyle w:val="normaltextrun"/>
          <w:rFonts w:ascii="Calibri" w:hAnsi="Calibri" w:cs="Calibri"/>
        </w:rPr>
        <w:t>Designs considered: Monster truck, tank, reasons for not doing these projects No purpose or task they would complete. </w:t>
      </w:r>
      <w:r>
        <w:rPr>
          <w:rStyle w:val="eop"/>
          <w:rFonts w:ascii="Calibri" w:hAnsi="Calibri" w:cs="Calibri"/>
        </w:rPr>
        <w:t> </w:t>
      </w:r>
    </w:p>
    <w:p w:rsidR="00400848" w:rsidP="02EF90A2" w:rsidRDefault="00400848" w14:paraId="2B0987EB" w14:textId="18DDCC7B">
      <w:pPr>
        <w:rPr>
          <w:rFonts w:ascii="Segoe UI" w:hAnsi="Segoe UI" w:cs="Segoe UI"/>
          <w:color w:val="000000" w:themeColor="text1" w:themeTint="FF" w:themeShade="FF"/>
          <w:sz w:val="18"/>
          <w:szCs w:val="18"/>
          <w:lang w:eastAsia="hi-IN" w:bidi="hi-IN"/>
        </w:rPr>
      </w:pPr>
      <w:r w:rsidRPr="02EF90A2" w:rsidR="008118D2">
        <w:rPr>
          <w:rStyle w:val="normaltextrun"/>
          <w:rFonts w:ascii="Calibri" w:hAnsi="Calibri" w:cs="Calibri"/>
        </w:rPr>
        <w:t>Started looking at other sensors available for temperature and air and brainstormed the idea of the robot detecting these “hazardous” things. </w:t>
      </w:r>
    </w:p>
    <w:p w:rsidR="0046597C" w:rsidP="02EF90A2" w:rsidRDefault="0046597C" w14:paraId="6283E01E" w14:textId="7BA0DD3A">
      <w:pPr>
        <w:pStyle w:val="Heading2"/>
        <w:rPr>
          <w:rFonts w:ascii="Segoe UI" w:hAnsi="Segoe UI" w:cs="Segoe UI"/>
          <w:color w:val="000000"/>
          <w:sz w:val="18"/>
          <w:szCs w:val="18"/>
        </w:rPr>
      </w:pPr>
      <w:bookmarkStart w:name="_Toc99802231" w:id="62"/>
      <w:r w:rsidR="00400848">
        <w:rPr/>
        <w:t xml:space="preserve">2.5 Health &amp; Safety/Environmental/Contemporary </w:t>
      </w:r>
      <w:r w:rsidR="23DA536B">
        <w:rPr/>
        <w:t>Issues Health</w:t>
      </w:r>
      <w:bookmarkEnd w:id="62"/>
      <w:r w:rsidRPr="02EF90A2" w:rsidR="0046597C">
        <w:rPr>
          <w:rStyle w:val="normaltextrun"/>
          <w:rFonts w:ascii="Calibri" w:hAnsi="Calibri" w:cs="Calibri"/>
        </w:rPr>
        <w:t xml:space="preserve"> and safety: public safety, going into buildings, tight spaces, </w:t>
      </w:r>
      <w:r w:rsidRPr="02EF90A2" w:rsidR="2FF5ECC9">
        <w:rPr>
          <w:rStyle w:val="normaltextrun"/>
          <w:rFonts w:ascii="Calibri" w:hAnsi="Calibri" w:cs="Calibri"/>
        </w:rPr>
        <w:t>hazardous areas</w:t>
      </w:r>
      <w:r w:rsidRPr="02EF90A2" w:rsidR="0046597C">
        <w:rPr>
          <w:rStyle w:val="normaltextrun"/>
          <w:rFonts w:ascii="Calibri" w:hAnsi="Calibri" w:cs="Calibri"/>
        </w:rPr>
        <w:t xml:space="preserve"> where people cannot go.</w:t>
      </w:r>
      <w:r w:rsidRPr="02EF90A2" w:rsidR="0046597C">
        <w:rPr>
          <w:rStyle w:val="eop"/>
          <w:rFonts w:ascii="Calibri" w:hAnsi="Calibri" w:cs="Calibri"/>
        </w:rPr>
        <w:t> </w:t>
      </w:r>
    </w:p>
    <w:p w:rsidR="0046597C" w:rsidP="02EF90A2" w:rsidRDefault="0046597C" w14:paraId="7996B13B" w14:textId="39DC113F">
      <w:pPr>
        <w:pStyle w:val="Normal"/>
        <w:rPr>
          <w:rStyle w:val="normaltextrun"/>
          <w:rFonts w:ascii="Calibri" w:hAnsi="Calibri" w:eastAsia="Calibri" w:cs="Calibri" w:asciiTheme="minorAscii" w:hAnsiTheme="minorAscii" w:eastAsiaTheme="minorAscii" w:cstheme="minorAscii"/>
          <w:sz w:val="24"/>
          <w:szCs w:val="24"/>
          <w:lang w:eastAsia="hi-IN" w:bidi="hi-IN"/>
        </w:rPr>
      </w:pPr>
      <w:r w:rsidRPr="02EF90A2" w:rsidR="4EC15BA8">
        <w:rPr>
          <w:rStyle w:val="normaltextrun"/>
          <w:rFonts w:ascii="Calibri" w:hAnsi="Calibri" w:eastAsia="Calibri" w:cs="Calibri" w:asciiTheme="minorAscii" w:hAnsiTheme="minorAscii" w:eastAsiaTheme="minorAscii" w:cstheme="minorAscii"/>
          <w:sz w:val="24"/>
          <w:szCs w:val="24"/>
        </w:rPr>
        <w:t xml:space="preserve">The Article</w:t>
      </w:r>
      <w:r w:rsidRPr="02EF90A2" w:rsidR="0046597C">
        <w:rPr>
          <w:rStyle w:val="normaltextrun"/>
          <w:rFonts w:ascii="Calibri" w:hAnsi="Calibri" w:eastAsia="Calibri" w:cs="Calibri" w:asciiTheme="minorAscii" w:hAnsiTheme="minorAscii" w:eastAsiaTheme="minorAscii" w:cstheme="minorAscii"/>
          <w:sz w:val="24"/>
          <w:szCs w:val="24"/>
        </w:rPr>
        <w:t xml:space="preserve"> </w:t>
      </w:r>
      <w:r w:rsidRPr="02EF90A2" w:rsidR="57199A24">
        <w:rPr>
          <w:rStyle w:val="normaltextrun"/>
          <w:rFonts w:ascii="Calibri" w:hAnsi="Calibri" w:eastAsia="Calibri" w:cs="Calibri" w:asciiTheme="minorAscii" w:hAnsiTheme="minorAscii" w:eastAsiaTheme="minorAscii" w:cstheme="minorAscii"/>
          <w:sz w:val="24"/>
          <w:szCs w:val="24"/>
        </w:rPr>
        <w:t>below, I</w:t>
      </w:r>
      <w:r w:rsidRPr="02EF90A2" w:rsidR="0046597C">
        <w:rPr>
          <w:rStyle w:val="normaltextrun"/>
          <w:rFonts w:ascii="Calibri" w:hAnsi="Calibri" w:eastAsia="Calibri" w:cs="Calibri" w:asciiTheme="minorAscii" w:hAnsiTheme="minorAscii" w:eastAsiaTheme="minorAscii" w:cstheme="minorAscii"/>
          <w:sz w:val="24"/>
          <w:szCs w:val="24"/>
        </w:rPr>
        <w:t xml:space="preserve"> took a lot of inspiration from their designs. “</w:t>
      </w:r>
      <w:r w:rsidRPr="02EF90A2" w:rsidR="0046597C">
        <w:rPr>
          <w:rStyle w:val="normaltextrun"/>
          <w:rFonts w:ascii="Calibri" w:hAnsi="Calibri" w:eastAsia="Calibri" w:cs="Calibri" w:asciiTheme="minorAscii" w:hAnsiTheme="minorAscii" w:eastAsiaTheme="minorAscii" w:cstheme="minorAscii"/>
          <w:color w:val="000000"/>
          <w:sz w:val="24"/>
          <w:szCs w:val="24"/>
          <w:shd w:val="clear" w:color="auto" w:fill="FFFFFF"/>
        </w:rPr>
        <w:t xml:space="preserve">SREHD is placed in a conditioning temperature under various extremes of temperature and humidity, then put through its paces on the range.” </w:t>
      </w:r>
      <w:r w:rsidRPr="02EF90A2" w:rsidR="0046597C">
        <w:rPr>
          <w:rStyle w:val="normaltextrun"/>
          <w:rFonts w:ascii="Calibri" w:hAnsi="Calibri" w:eastAsia="Calibri" w:cs="Calibri" w:asciiTheme="minorAscii" w:hAnsiTheme="minorAscii" w:eastAsiaTheme="minorAscii" w:cstheme="minorAscii"/>
          <w:sz w:val="24"/>
          <w:szCs w:val="24"/>
        </w:rPr>
        <w:t xml:space="preserve">This is like what we are doing. A lot of these military-grade robots have a tank-like design. Initially one of our initial projects was a </w:t>
      </w:r>
      <w:r w:rsidRPr="02EF90A2" w:rsidR="14CB848A">
        <w:rPr>
          <w:rStyle w:val="normaltextrun"/>
          <w:rFonts w:ascii="Calibri" w:hAnsi="Calibri" w:eastAsia="Calibri" w:cs="Calibri" w:asciiTheme="minorAscii" w:hAnsiTheme="minorAscii" w:eastAsiaTheme="minorAscii" w:cstheme="minorAscii"/>
          <w:sz w:val="24"/>
          <w:szCs w:val="24"/>
        </w:rPr>
        <w:t xml:space="preserve">tank,</w:t>
      </w:r>
      <w:r w:rsidRPr="02EF90A2" w:rsidR="0046597C">
        <w:rPr>
          <w:rStyle w:val="normaltextrun"/>
          <w:rFonts w:ascii="Calibri" w:hAnsi="Calibri" w:eastAsia="Calibri" w:cs="Calibri" w:asciiTheme="minorAscii" w:hAnsiTheme="minorAscii" w:eastAsiaTheme="minorAscii" w:cstheme="minorAscii"/>
          <w:sz w:val="24"/>
          <w:szCs w:val="24"/>
        </w:rPr>
        <w:t xml:space="preserve"> </w:t>
      </w:r>
      <w:r w:rsidRPr="02EF90A2" w:rsidR="2B39195F">
        <w:rPr>
          <w:rStyle w:val="normaltextrun"/>
          <w:rFonts w:ascii="Calibri" w:hAnsi="Calibri" w:eastAsia="Calibri" w:cs="Calibri" w:asciiTheme="minorAscii" w:hAnsiTheme="minorAscii" w:eastAsiaTheme="minorAscii" w:cstheme="minorAscii"/>
          <w:sz w:val="24"/>
          <w:szCs w:val="24"/>
        </w:rPr>
        <w:t xml:space="preserve">however we</w:t>
      </w:r>
      <w:r w:rsidRPr="02EF90A2" w:rsidR="0046597C">
        <w:rPr>
          <w:rStyle w:val="normaltextrun"/>
          <w:rFonts w:ascii="Calibri" w:hAnsi="Calibri" w:eastAsia="Calibri" w:cs="Calibri" w:asciiTheme="minorAscii" w:hAnsiTheme="minorAscii" w:eastAsiaTheme="minorAscii" w:cstheme="minorAscii"/>
          <w:sz w:val="24"/>
          <w:szCs w:val="24"/>
        </w:rPr>
        <w:t xml:space="preserve"> decided with a time frame a compact robot would be best to print. </w:t>
      </w:r>
      <w:r w:rsidRPr="02EF90A2" w:rsidR="1199AFD6">
        <w:rPr>
          <w:rStyle w:val="normaltextrun"/>
          <w:rFonts w:ascii="Calibri" w:hAnsi="Calibri" w:eastAsia="Calibri" w:cs="Calibri" w:asciiTheme="minorAscii" w:hAnsiTheme="minorAscii" w:eastAsiaTheme="minorAscii" w:cstheme="minorAscii"/>
          <w:sz w:val="24"/>
          <w:szCs w:val="24"/>
        </w:rPr>
        <w:t xml:space="preserve">(Ref #</w:t>
      </w:r>
      <w:r w:rsidRPr="02EF90A2" w:rsidR="10C3588A">
        <w:rPr>
          <w:rStyle w:val="normaltextrun"/>
          <w:rFonts w:ascii="Calibri" w:hAnsi="Calibri" w:eastAsia="Calibri" w:cs="Calibri" w:asciiTheme="minorAscii" w:hAnsiTheme="minorAscii" w:eastAsiaTheme="minorAscii" w:cstheme="minorAscii"/>
          <w:sz w:val="24"/>
          <w:szCs w:val="24"/>
        </w:rPr>
        <w:t xml:space="preserve">6</w:t>
      </w:r>
      <w:r w:rsidRPr="02EF90A2" w:rsidR="1199AFD6">
        <w:rPr>
          <w:rStyle w:val="normaltextrun"/>
          <w:rFonts w:ascii="Calibri" w:hAnsi="Calibri" w:eastAsia="Calibri" w:cs="Calibri" w:asciiTheme="minorAscii" w:hAnsiTheme="minorAscii" w:eastAsiaTheme="minorAscii" w:cstheme="minorAscii"/>
          <w:sz w:val="24"/>
          <w:szCs w:val="24"/>
        </w:rPr>
        <w:t xml:space="preserve">)</w:t>
      </w:r>
      <w:r w:rsidRPr="02EF90A2" w:rsidR="5B947016">
        <w:rPr>
          <w:rStyle w:val="normaltextrun"/>
          <w:rFonts w:ascii="Calibri" w:hAnsi="Calibri" w:eastAsia="Calibri" w:cs="Calibri" w:asciiTheme="minorAscii" w:hAnsiTheme="minorAscii" w:eastAsiaTheme="minorAscii" w:cstheme="minorAscii"/>
          <w:sz w:val="24"/>
          <w:szCs w:val="24"/>
        </w:rPr>
        <w:t xml:space="preserve"> Our device is mostly made from PLA which is a type of plastic that can be printed by a 3D printer</w:t>
      </w:r>
      <w:r w:rsidRPr="02EF90A2" w:rsidR="5E4AA5B3">
        <w:rPr>
          <w:rStyle w:val="normaltextrun"/>
          <w:rFonts w:ascii="Calibri" w:hAnsi="Calibri" w:eastAsia="Calibri" w:cs="Calibri" w:asciiTheme="minorAscii" w:hAnsiTheme="minorAscii" w:eastAsiaTheme="minorAscii" w:cstheme="minorAscii"/>
          <w:sz w:val="24"/>
          <w:szCs w:val="24"/>
        </w:rPr>
        <w:t xml:space="preserve">. Though</w:t>
      </w:r>
      <w:r w:rsidRPr="02EF90A2" w:rsidR="5B947016">
        <w:rPr>
          <w:rStyle w:val="normaltextrun"/>
          <w:rFonts w:ascii="Calibri" w:hAnsi="Calibri" w:eastAsia="Calibri" w:cs="Calibri" w:asciiTheme="minorAscii" w:hAnsiTheme="minorAscii" w:eastAsiaTheme="minorAscii" w:cstheme="minorAscii"/>
          <w:sz w:val="24"/>
          <w:szCs w:val="24"/>
        </w:rPr>
        <w:t xml:space="preserve"> P</w:t>
      </w:r>
      <w:r w:rsidRPr="02EF90A2" w:rsidR="5ECED7D5">
        <w:rPr>
          <w:rStyle w:val="normaltextrun"/>
          <w:rFonts w:ascii="Calibri" w:hAnsi="Calibri" w:eastAsia="Calibri" w:cs="Calibri" w:asciiTheme="minorAscii" w:hAnsiTheme="minorAscii" w:eastAsiaTheme="minorAscii" w:cstheme="minorAscii"/>
          <w:sz w:val="24"/>
          <w:szCs w:val="24"/>
        </w:rPr>
        <w:t xml:space="preserve">LA may not be a very environmentally friendly </w:t>
      </w:r>
      <w:r w:rsidRPr="02EF90A2" w:rsidR="19C35C40">
        <w:rPr>
          <w:rStyle w:val="normaltextrun"/>
          <w:rFonts w:ascii="Calibri" w:hAnsi="Calibri" w:eastAsia="Calibri" w:cs="Calibri" w:asciiTheme="minorAscii" w:hAnsiTheme="minorAscii" w:eastAsiaTheme="minorAscii" w:cstheme="minorAscii"/>
          <w:sz w:val="24"/>
          <w:szCs w:val="24"/>
        </w:rPr>
        <w:t xml:space="preserve">plastic,</w:t>
      </w:r>
      <w:r w:rsidRPr="02EF90A2" w:rsidR="5ECED7D5">
        <w:rPr>
          <w:rStyle w:val="normaltextrun"/>
          <w:rFonts w:ascii="Calibri" w:hAnsi="Calibri" w:eastAsia="Calibri" w:cs="Calibri" w:asciiTheme="minorAscii" w:hAnsiTheme="minorAscii" w:eastAsiaTheme="minorAscii" w:cstheme="minorAscii"/>
          <w:sz w:val="24"/>
          <w:szCs w:val="24"/>
        </w:rPr>
        <w:t xml:space="preserve"> </w:t>
      </w:r>
      <w:r w:rsidRPr="02EF90A2" w:rsidR="319671FF">
        <w:rPr>
          <w:rStyle w:val="normaltextrun"/>
          <w:rFonts w:ascii="Calibri" w:hAnsi="Calibri" w:eastAsia="Calibri" w:cs="Calibri" w:asciiTheme="minorAscii" w:hAnsiTheme="minorAscii" w:eastAsiaTheme="minorAscii" w:cstheme="minorAscii"/>
          <w:sz w:val="24"/>
          <w:szCs w:val="24"/>
        </w:rPr>
        <w:t xml:space="preserve">it is</w:t>
      </w:r>
      <w:r w:rsidRPr="02EF90A2" w:rsidR="5ECED7D5">
        <w:rPr>
          <w:rStyle w:val="normaltextrun"/>
          <w:rFonts w:ascii="Calibri" w:hAnsi="Calibri" w:eastAsia="Calibri" w:cs="Calibri" w:asciiTheme="minorAscii" w:hAnsiTheme="minorAscii" w:eastAsiaTheme="minorAscii" w:cstheme="minorAscii"/>
          <w:sz w:val="24"/>
          <w:szCs w:val="24"/>
        </w:rPr>
        <w:t xml:space="preserve"> very cheap with 1 kilogram of it only being about 20$</w:t>
      </w:r>
      <w:r w:rsidRPr="02EF90A2" w:rsidR="6135EEA2">
        <w:rPr>
          <w:rStyle w:val="normaltextrun"/>
          <w:rFonts w:ascii="Calibri" w:hAnsi="Calibri" w:eastAsia="Calibri" w:cs="Calibri" w:asciiTheme="minorAscii" w:hAnsiTheme="minorAscii" w:eastAsiaTheme="minorAscii" w:cstheme="minorAscii"/>
          <w:sz w:val="24"/>
          <w:szCs w:val="24"/>
        </w:rPr>
        <w:t xml:space="preserve">. A</w:t>
      </w:r>
      <w:r w:rsidRPr="02EF90A2" w:rsidR="5ECED7D5">
        <w:rPr>
          <w:rStyle w:val="normaltextrun"/>
          <w:rFonts w:ascii="Calibri" w:hAnsi="Calibri" w:eastAsia="Calibri" w:cs="Calibri" w:asciiTheme="minorAscii" w:hAnsiTheme="minorAscii" w:eastAsiaTheme="minorAscii" w:cstheme="minorAscii"/>
          <w:sz w:val="24"/>
          <w:szCs w:val="24"/>
        </w:rPr>
        <w:t xml:space="preserve">s this is </w:t>
      </w:r>
      <w:bookmarkStart w:name="_Int_QefoNpms" w:id="1485889434"/>
      <w:r w:rsidRPr="02EF90A2" w:rsidR="131B29DB">
        <w:rPr>
          <w:rStyle w:val="normaltextrun"/>
          <w:rFonts w:ascii="Calibri" w:hAnsi="Calibri" w:eastAsia="Calibri" w:cs="Calibri" w:asciiTheme="minorAscii" w:hAnsiTheme="minorAscii" w:eastAsiaTheme="minorAscii" w:cstheme="minorAscii"/>
          <w:sz w:val="24"/>
          <w:szCs w:val="24"/>
        </w:rPr>
        <w:t xml:space="preserve">the majority of</w:t>
      </w:r>
      <w:bookmarkEnd w:id="1485889434"/>
      <w:r w:rsidRPr="02EF90A2" w:rsidR="131B29DB">
        <w:rPr>
          <w:rStyle w:val="normaltextrun"/>
          <w:rFonts w:ascii="Calibri" w:hAnsi="Calibri" w:eastAsia="Calibri" w:cs="Calibri" w:asciiTheme="minorAscii" w:hAnsiTheme="minorAscii" w:eastAsiaTheme="minorAscii" w:cstheme="minorAscii"/>
          <w:sz w:val="24"/>
          <w:szCs w:val="24"/>
        </w:rPr>
        <w:t xml:space="preserve"> robot’s </w:t>
      </w:r>
      <w:r w:rsidRPr="02EF90A2" w:rsidR="333A953A">
        <w:rPr>
          <w:rStyle w:val="normaltextrun"/>
          <w:rFonts w:ascii="Calibri" w:hAnsi="Calibri" w:eastAsia="Calibri" w:cs="Calibri" w:asciiTheme="minorAscii" w:hAnsiTheme="minorAscii" w:eastAsiaTheme="minorAscii" w:cstheme="minorAscii"/>
          <w:sz w:val="24"/>
          <w:szCs w:val="24"/>
        </w:rPr>
        <w:t xml:space="preserve">composition,</w:t>
      </w:r>
      <w:r w:rsidRPr="02EF90A2" w:rsidR="5ECED7D5">
        <w:rPr>
          <w:rStyle w:val="normaltextrun"/>
          <w:rFonts w:ascii="Calibri" w:hAnsi="Calibri" w:eastAsia="Calibri" w:cs="Calibri" w:asciiTheme="minorAscii" w:hAnsiTheme="minorAscii" w:eastAsiaTheme="minorAscii" w:cstheme="minorAscii"/>
          <w:sz w:val="24"/>
          <w:szCs w:val="24"/>
        </w:rPr>
        <w:t xml:space="preserve"> we could easily change </w:t>
      </w:r>
      <w:r w:rsidRPr="02EF90A2" w:rsidR="79E90EC2">
        <w:rPr>
          <w:rStyle w:val="normaltextrun"/>
          <w:rFonts w:ascii="Calibri" w:hAnsi="Calibri" w:eastAsia="Calibri" w:cs="Calibri" w:asciiTheme="minorAscii" w:hAnsiTheme="minorAscii" w:eastAsiaTheme="minorAscii" w:cstheme="minorAscii"/>
          <w:sz w:val="24"/>
          <w:szCs w:val="24"/>
        </w:rPr>
        <w:t xml:space="preserve">plastic</w:t>
      </w:r>
      <w:r w:rsidRPr="02EF90A2" w:rsidR="0BC55FE3">
        <w:rPr>
          <w:rStyle w:val="normaltextrun"/>
          <w:rFonts w:ascii="Calibri" w:hAnsi="Calibri" w:eastAsia="Calibri" w:cs="Calibri" w:asciiTheme="minorAscii" w:hAnsiTheme="minorAscii" w:eastAsiaTheme="minorAscii" w:cstheme="minorAscii"/>
          <w:sz w:val="24"/>
          <w:szCs w:val="24"/>
        </w:rPr>
        <w:t xml:space="preserve"> to a much more environmentally friendly </w:t>
      </w:r>
      <w:r w:rsidRPr="02EF90A2" w:rsidR="26C8D9B5">
        <w:rPr>
          <w:rStyle w:val="normaltextrun"/>
          <w:rFonts w:ascii="Calibri" w:hAnsi="Calibri" w:eastAsia="Calibri" w:cs="Calibri" w:asciiTheme="minorAscii" w:hAnsiTheme="minorAscii" w:eastAsiaTheme="minorAscii" w:cstheme="minorAscii"/>
          <w:sz w:val="24"/>
          <w:szCs w:val="24"/>
        </w:rPr>
        <w:t xml:space="preserve">material</w:t>
      </w:r>
      <w:r w:rsidRPr="02EF90A2" w:rsidR="0BC55FE3">
        <w:rPr>
          <w:rStyle w:val="normaltextrun"/>
          <w:rFonts w:ascii="Calibri" w:hAnsi="Calibri" w:eastAsia="Calibri" w:cs="Calibri" w:asciiTheme="minorAscii" w:hAnsiTheme="minorAscii" w:eastAsiaTheme="minorAscii" w:cstheme="minorAscii"/>
          <w:sz w:val="24"/>
          <w:szCs w:val="24"/>
        </w:rPr>
        <w:t xml:space="preserve">.</w:t>
      </w:r>
      <w:r w:rsidRPr="02EF90A2" w:rsidR="48F31826">
        <w:rPr>
          <w:rStyle w:val="normaltextrun"/>
          <w:rFonts w:ascii="Calibri" w:hAnsi="Calibri" w:eastAsia="Calibri" w:cs="Calibri" w:asciiTheme="minorAscii" w:hAnsiTheme="minorAscii" w:eastAsiaTheme="minorAscii" w:cstheme="minorAscii"/>
          <w:sz w:val="24"/>
          <w:szCs w:val="24"/>
        </w:rPr>
        <w:t xml:space="preserve"> An example of a </w:t>
      </w:r>
      <w:r w:rsidRPr="02EF90A2" w:rsidR="203FB233">
        <w:rPr>
          <w:rStyle w:val="normaltextrun"/>
          <w:rFonts w:ascii="Calibri" w:hAnsi="Calibri" w:eastAsia="Calibri" w:cs="Calibri" w:asciiTheme="minorAscii" w:hAnsiTheme="minorAscii" w:eastAsiaTheme="minorAscii" w:cstheme="minorAscii"/>
          <w:sz w:val="24"/>
          <w:szCs w:val="24"/>
        </w:rPr>
        <w:t xml:space="preserve">filament</w:t>
      </w:r>
      <w:r w:rsidRPr="02EF90A2" w:rsidR="48F31826">
        <w:rPr>
          <w:rStyle w:val="normaltextrun"/>
          <w:rFonts w:ascii="Calibri" w:hAnsi="Calibri" w:eastAsia="Calibri" w:cs="Calibri" w:asciiTheme="minorAscii" w:hAnsiTheme="minorAscii" w:eastAsiaTheme="minorAscii" w:cstheme="minorAscii"/>
          <w:sz w:val="24"/>
          <w:szCs w:val="24"/>
        </w:rPr>
        <w:t xml:space="preserve"> </w:t>
      </w:r>
      <w:r w:rsidRPr="02EF90A2" w:rsidR="48F31826">
        <w:rPr>
          <w:rStyle w:val="normaltextrun"/>
          <w:rFonts w:ascii="Calibri" w:hAnsi="Calibri" w:eastAsia="Calibri" w:cs="Calibri" w:asciiTheme="minorAscii" w:hAnsiTheme="minorAscii" w:eastAsiaTheme="minorAscii" w:cstheme="minorAscii"/>
          <w:sz w:val="24"/>
          <w:szCs w:val="24"/>
        </w:rPr>
        <w:t xml:space="preserve">we could use for the robot is </w:t>
      </w:r>
      <w:r w:rsidRPr="02EF90A2" w:rsidR="423E5CCB">
        <w:rPr>
          <w:rStyle w:val="normaltextrun"/>
          <w:rFonts w:ascii="Calibri" w:hAnsi="Calibri" w:eastAsia="Calibri" w:cs="Calibri" w:asciiTheme="minorAscii" w:hAnsiTheme="minorAscii" w:eastAsiaTheme="minorAscii" w:cstheme="minorAscii"/>
          <w:sz w:val="24"/>
          <w:szCs w:val="24"/>
        </w:rPr>
        <w:t xml:space="preserve">one made from plants</w:t>
      </w:r>
      <w:r w:rsidRPr="02EF90A2" w:rsidR="0B56ED50">
        <w:rPr>
          <w:rStyle w:val="normaltextrun"/>
          <w:rFonts w:ascii="Calibri" w:hAnsi="Calibri" w:eastAsia="Calibri" w:cs="Calibri" w:asciiTheme="minorAscii" w:hAnsiTheme="minorAscii" w:eastAsiaTheme="minorAscii" w:cstheme="minorAscii"/>
          <w:sz w:val="24"/>
          <w:szCs w:val="24"/>
        </w:rPr>
        <w:t xml:space="preserve"> “</w:t>
      </w:r>
      <w:r w:rsidRPr="67E9CF60" w:rsidR="0B56ED50">
        <w:rPr>
          <w:rFonts w:ascii="Calibri" w:hAnsi="Calibri" w:eastAsia="Calibri" w:cs="Calibri"/>
          <w:b w:val="0"/>
          <w:bCs w:val="0"/>
          <w:i w:val="0"/>
          <w:iCs w:val="0"/>
          <w:caps w:val="0"/>
          <w:smallCaps w:val="0"/>
          <w:noProof w:val="0"/>
          <w:color w:val="1B202F"/>
          <w:sz w:val="22"/>
          <w:szCs w:val="22"/>
          <w:lang w:val="en-US"/>
        </w:rPr>
        <w:t xml:space="preserve">such as the </w:t>
      </w:r>
      <w:r w:rsidRPr="67E9CF60" w:rsidR="37AD698E">
        <w:rPr>
          <w:rFonts w:ascii="Calibri" w:hAnsi="Calibri" w:eastAsia="Calibri" w:cs="Calibri"/>
          <w:b w:val="0"/>
          <w:bCs w:val="0"/>
          <w:i w:val="0"/>
          <w:iCs w:val="0"/>
          <w:caps w:val="0"/>
          <w:smallCaps w:val="0"/>
          <w:noProof w:val="0"/>
          <w:color w:val="1B202F"/>
          <w:sz w:val="22"/>
          <w:szCs w:val="22"/>
          <w:lang w:val="en-US"/>
        </w:rPr>
        <w:t>soy based</w:t>
      </w:r>
      <w:r w:rsidRPr="67E9CF60" w:rsidR="0B56ED50">
        <w:rPr>
          <w:rFonts w:ascii="Calibri" w:hAnsi="Calibri" w:eastAsia="Calibri" w:cs="Calibri"/>
          <w:b w:val="0"/>
          <w:bCs w:val="0"/>
          <w:i w:val="0"/>
          <w:iCs w:val="0"/>
          <w:caps w:val="0"/>
          <w:smallCaps w:val="0"/>
          <w:noProof w:val="0"/>
          <w:color w:val="1B202F"/>
          <w:sz w:val="22"/>
          <w:szCs w:val="22"/>
          <w:lang w:val="en-US"/>
        </w:rPr>
        <w:t xml:space="preserve"> </w:t>
      </w:r>
      <w:proofErr w:type="spellStart"/>
      <w:r w:rsidRPr="67E9CF60" w:rsidR="0B56ED50">
        <w:rPr>
          <w:rFonts w:ascii="Calibri" w:hAnsi="Calibri" w:eastAsia="Calibri" w:cs="Calibri"/>
          <w:b w:val="1"/>
          <w:bCs w:val="1"/>
          <w:i w:val="0"/>
          <w:iCs w:val="0"/>
          <w:caps w:val="0"/>
          <w:smallCaps w:val="0"/>
          <w:noProof w:val="0"/>
          <w:color w:val="1B202F"/>
          <w:sz w:val="22"/>
          <w:szCs w:val="22"/>
          <w:lang w:val="en-US"/>
        </w:rPr>
        <w:t>FilaSoy</w:t>
      </w:r>
      <w:proofErr w:type="spellEnd"/>
      <w:r w:rsidRPr="67E9CF60" w:rsidR="0B56ED50">
        <w:rPr>
          <w:rFonts w:ascii="Calibri" w:hAnsi="Calibri" w:eastAsia="Calibri" w:cs="Calibri"/>
          <w:b w:val="0"/>
          <w:bCs w:val="0"/>
          <w:i w:val="0"/>
          <w:iCs w:val="0"/>
          <w:caps w:val="0"/>
          <w:smallCaps w:val="0"/>
          <w:noProof w:val="0"/>
          <w:color w:val="1B202F"/>
          <w:sz w:val="22"/>
          <w:szCs w:val="22"/>
          <w:lang w:val="en-US"/>
        </w:rPr>
        <w:t xml:space="preserve"> or </w:t>
      </w:r>
      <w:proofErr w:type="spellStart"/>
      <w:r w:rsidRPr="67E9CF60" w:rsidR="0B56ED50">
        <w:rPr>
          <w:rFonts w:ascii="Calibri" w:hAnsi="Calibri" w:eastAsia="Calibri" w:cs="Calibri"/>
          <w:b w:val="1"/>
          <w:bCs w:val="1"/>
          <w:i w:val="0"/>
          <w:iCs w:val="0"/>
          <w:caps w:val="0"/>
          <w:smallCaps w:val="0"/>
          <w:noProof w:val="0"/>
          <w:color w:val="1B202F"/>
          <w:sz w:val="22"/>
          <w:szCs w:val="22"/>
          <w:lang w:val="en-US"/>
        </w:rPr>
        <w:t>SeaWeed</w:t>
      </w:r>
      <w:proofErr w:type="spellEnd"/>
      <w:r w:rsidRPr="67E9CF60" w:rsidR="0B56ED50">
        <w:rPr>
          <w:rFonts w:ascii="Calibri" w:hAnsi="Calibri" w:eastAsia="Calibri" w:cs="Calibri"/>
          <w:b w:val="0"/>
          <w:bCs w:val="0"/>
          <w:i w:val="0"/>
          <w:iCs w:val="0"/>
          <w:caps w:val="0"/>
          <w:smallCaps w:val="0"/>
          <w:noProof w:val="0"/>
          <w:color w:val="1B202F"/>
          <w:sz w:val="22"/>
          <w:szCs w:val="22"/>
          <w:lang w:val="en-US"/>
        </w:rPr>
        <w:t xml:space="preserve">, a material made from seaweed. The </w:t>
      </w:r>
      <w:proofErr w:type="spellStart"/>
      <w:r w:rsidRPr="67E9CF60" w:rsidR="0B56ED50">
        <w:rPr>
          <w:rFonts w:ascii="Calibri" w:hAnsi="Calibri" w:eastAsia="Calibri" w:cs="Calibri"/>
          <w:b w:val="0"/>
          <w:bCs w:val="0"/>
          <w:i w:val="0"/>
          <w:iCs w:val="0"/>
          <w:caps w:val="0"/>
          <w:smallCaps w:val="0"/>
          <w:noProof w:val="0"/>
          <w:color w:val="1B202F"/>
          <w:sz w:val="22"/>
          <w:szCs w:val="22"/>
          <w:lang w:val="en-US"/>
        </w:rPr>
        <w:t>Algix</w:t>
      </w:r>
      <w:proofErr w:type="spellEnd"/>
      <w:r w:rsidRPr="67E9CF60" w:rsidR="0B56ED50">
        <w:rPr>
          <w:rFonts w:ascii="Calibri" w:hAnsi="Calibri" w:eastAsia="Calibri" w:cs="Calibri"/>
          <w:b w:val="0"/>
          <w:bCs w:val="0"/>
          <w:i w:val="0"/>
          <w:iCs w:val="0"/>
          <w:caps w:val="0"/>
          <w:smallCaps w:val="0"/>
          <w:noProof w:val="0"/>
          <w:color w:val="1B202F"/>
          <w:sz w:val="22"/>
          <w:szCs w:val="22"/>
          <w:lang w:val="en-US"/>
        </w:rPr>
        <w:t xml:space="preserve"> from 3DFuel is also available and is made from nuisance algae.” </w:t>
      </w:r>
      <w:r w:rsidRPr="02EF90A2" w:rsidR="423E5CCB">
        <w:rPr>
          <w:rStyle w:val="normaltextrun"/>
          <w:rFonts w:ascii="Calibri" w:hAnsi="Calibri" w:eastAsia="Calibri" w:cs="Calibri" w:asciiTheme="minorAscii" w:hAnsiTheme="minorAscii" w:eastAsiaTheme="minorAscii" w:cstheme="minorAscii"/>
          <w:sz w:val="24"/>
          <w:szCs w:val="24"/>
        </w:rPr>
        <w:t xml:space="preserve"> </w:t>
      </w:r>
      <w:r w:rsidRPr="02EF90A2" w:rsidR="384D755D">
        <w:rPr>
          <w:rStyle w:val="normaltextrun"/>
          <w:rFonts w:ascii="Calibri" w:hAnsi="Calibri" w:eastAsia="Calibri" w:cs="Calibri" w:asciiTheme="minorAscii" w:hAnsiTheme="minorAscii" w:eastAsiaTheme="minorAscii" w:cstheme="minorAscii"/>
          <w:sz w:val="24"/>
          <w:szCs w:val="24"/>
        </w:rPr>
        <w:t xml:space="preserve">- </w:t>
      </w:r>
      <w:r w:rsidRPr="02EF90A2" w:rsidR="423E5CCB">
        <w:rPr>
          <w:rStyle w:val="normaltextrun"/>
          <w:rFonts w:ascii="Calibri" w:hAnsi="Calibri" w:eastAsia="Calibri" w:cs="Calibri" w:asciiTheme="minorAscii" w:hAnsiTheme="minorAscii" w:eastAsiaTheme="minorAscii" w:cstheme="minorAscii"/>
          <w:sz w:val="24"/>
          <w:szCs w:val="24"/>
        </w:rPr>
        <w:t xml:space="preserve">(Ref #</w:t>
      </w:r>
      <w:r w:rsidRPr="02EF90A2" w:rsidR="45DDAB81">
        <w:rPr>
          <w:rStyle w:val="normaltextrun"/>
          <w:rFonts w:ascii="Calibri" w:hAnsi="Calibri" w:eastAsia="Calibri" w:cs="Calibri" w:asciiTheme="minorAscii" w:hAnsiTheme="minorAscii" w:eastAsiaTheme="minorAscii" w:cstheme="minorAscii"/>
          <w:sz w:val="24"/>
          <w:szCs w:val="24"/>
        </w:rPr>
        <w:t xml:space="preserve">2</w:t>
      </w:r>
      <w:r w:rsidRPr="02EF90A2" w:rsidR="423E5CCB">
        <w:rPr>
          <w:rStyle w:val="normaltextrun"/>
          <w:rFonts w:ascii="Calibri" w:hAnsi="Calibri" w:eastAsia="Calibri" w:cs="Calibri" w:asciiTheme="minorAscii" w:hAnsiTheme="minorAscii" w:eastAsiaTheme="minorAscii" w:cstheme="minorAscii"/>
          <w:sz w:val="24"/>
          <w:szCs w:val="24"/>
        </w:rPr>
        <w:t xml:space="preserve">)</w:t>
      </w:r>
      <w:r w:rsidRPr="02EF90A2" w:rsidR="6D0769F6">
        <w:rPr>
          <w:rStyle w:val="normaltextrun"/>
          <w:rFonts w:ascii="Calibri" w:hAnsi="Calibri" w:eastAsia="Calibri" w:cs="Calibri" w:asciiTheme="minorAscii" w:hAnsiTheme="minorAscii" w:eastAsiaTheme="minorAscii" w:cstheme="minorAscii"/>
          <w:sz w:val="24"/>
          <w:szCs w:val="24"/>
        </w:rPr>
        <w:t xml:space="preserve"> or we could use a filament made from recycled plastics</w:t>
      </w:r>
      <w:r w:rsidRPr="02EF90A2" w:rsidR="352146B8">
        <w:rPr>
          <w:rStyle w:val="normaltextrun"/>
          <w:rFonts w:ascii="Calibri" w:hAnsi="Calibri" w:eastAsia="Calibri" w:cs="Calibri" w:asciiTheme="minorAscii" w:hAnsiTheme="minorAscii" w:eastAsiaTheme="minorAscii" w:cstheme="minorAscii"/>
          <w:sz w:val="24"/>
          <w:szCs w:val="24"/>
        </w:rPr>
        <w:t xml:space="preserve"> like “</w:t>
      </w:r>
      <w:r w:rsidRPr="67E9CF60" w:rsidR="352146B8">
        <w:rPr>
          <w:rFonts w:ascii="Calibri" w:hAnsi="Calibri" w:eastAsia="Calibri" w:cs="Calibri"/>
          <w:b w:val="1"/>
          <w:bCs w:val="1"/>
          <w:i w:val="0"/>
          <w:iCs w:val="0"/>
          <w:caps w:val="0"/>
          <w:smallCaps w:val="0"/>
          <w:noProof w:val="0"/>
          <w:color w:val="1B202F"/>
          <w:sz w:val="22"/>
          <w:szCs w:val="22"/>
          <w:lang w:val="en-US"/>
        </w:rPr>
        <w:t xml:space="preserve">Plastic waste extruders such as the </w:t>
      </w:r>
      <w:proofErr w:type="spellStart"/>
      <w:r w:rsidRPr="67E9CF60" w:rsidR="352146B8">
        <w:rPr>
          <w:rFonts w:ascii="Calibri" w:hAnsi="Calibri" w:eastAsia="Calibri" w:cs="Calibri"/>
          <w:b w:val="1"/>
          <w:bCs w:val="1"/>
          <w:i w:val="0"/>
          <w:iCs w:val="0"/>
          <w:caps w:val="0"/>
          <w:smallCaps w:val="0"/>
          <w:noProof w:val="0"/>
          <w:color w:val="1B202F"/>
          <w:sz w:val="22"/>
          <w:szCs w:val="22"/>
          <w:lang w:val="en-US"/>
        </w:rPr>
        <w:t>Filabot</w:t>
      </w:r>
      <w:proofErr w:type="spellEnd"/>
      <w:r w:rsidRPr="67E9CF60" w:rsidR="352146B8">
        <w:rPr>
          <w:rFonts w:ascii="Calibri" w:hAnsi="Calibri" w:eastAsia="Calibri" w:cs="Calibri"/>
          <w:b w:val="1"/>
          <w:bCs w:val="1"/>
          <w:i w:val="0"/>
          <w:iCs w:val="0"/>
          <w:caps w:val="0"/>
          <w:smallCaps w:val="0"/>
          <w:noProof w:val="0"/>
          <w:color w:val="1B202F"/>
          <w:sz w:val="22"/>
          <w:szCs w:val="22"/>
          <w:lang w:val="en-US"/>
        </w:rPr>
        <w:t xml:space="preserve"> or </w:t>
      </w:r>
      <w:proofErr w:type="spellStart"/>
      <w:r w:rsidRPr="67E9CF60" w:rsidR="352146B8">
        <w:rPr>
          <w:rFonts w:ascii="Calibri" w:hAnsi="Calibri" w:eastAsia="Calibri" w:cs="Calibri"/>
          <w:b w:val="1"/>
          <w:bCs w:val="1"/>
          <w:i w:val="0"/>
          <w:iCs w:val="0"/>
          <w:caps w:val="0"/>
          <w:smallCaps w:val="0"/>
          <w:noProof w:val="0"/>
          <w:color w:val="1B202F"/>
          <w:sz w:val="22"/>
          <w:szCs w:val="22"/>
          <w:lang w:val="en-US"/>
        </w:rPr>
        <w:t>ProtoCycler</w:t>
      </w:r>
      <w:proofErr w:type="spellEnd"/>
      <w:r w:rsidRPr="67E9CF60" w:rsidR="352146B8">
        <w:rPr>
          <w:rFonts w:ascii="Calibri" w:hAnsi="Calibri" w:eastAsia="Calibri" w:cs="Calibri"/>
          <w:b w:val="1"/>
          <w:bCs w:val="1"/>
          <w:i w:val="0"/>
          <w:iCs w:val="0"/>
          <w:caps w:val="0"/>
          <w:smallCaps w:val="0"/>
          <w:noProof w:val="0"/>
          <w:color w:val="1B202F"/>
          <w:sz w:val="22"/>
          <w:szCs w:val="22"/>
          <w:lang w:val="en-US"/>
        </w:rPr>
        <w:t xml:space="preserve"> </w:t>
      </w:r>
      <w:r w:rsidRPr="67E9CF60" w:rsidR="352146B8">
        <w:rPr>
          <w:rFonts w:ascii="Calibri" w:hAnsi="Calibri" w:eastAsia="Calibri" w:cs="Calibri"/>
          <w:b w:val="0"/>
          <w:bCs w:val="0"/>
          <w:i w:val="0"/>
          <w:iCs w:val="0"/>
          <w:caps w:val="0"/>
          <w:smallCaps w:val="0"/>
          <w:noProof w:val="0"/>
          <w:color w:val="1B202F"/>
          <w:sz w:val="22"/>
          <w:szCs w:val="22"/>
          <w:lang w:val="en-US"/>
        </w:rPr>
        <w:t>can recycle this plastic waste. This innovation, with its ecological aspect, also represents a big cost saving for the users who can reduce their 3D filament expenses.” - (Ref #</w:t>
      </w:r>
      <w:r w:rsidRPr="67E9CF60" w:rsidR="43B6654F">
        <w:rPr>
          <w:rFonts w:ascii="Calibri" w:hAnsi="Calibri" w:eastAsia="Calibri" w:cs="Calibri"/>
          <w:b w:val="0"/>
          <w:bCs w:val="0"/>
          <w:i w:val="0"/>
          <w:iCs w:val="0"/>
          <w:caps w:val="0"/>
          <w:smallCaps w:val="0"/>
          <w:noProof w:val="0"/>
          <w:color w:val="1B202F"/>
          <w:sz w:val="22"/>
          <w:szCs w:val="22"/>
          <w:lang w:val="en-US"/>
        </w:rPr>
        <w:t>2</w:t>
      </w:r>
      <w:r w:rsidRPr="67E9CF60" w:rsidR="352146B8">
        <w:rPr>
          <w:rFonts w:ascii="Calibri" w:hAnsi="Calibri" w:eastAsia="Calibri" w:cs="Calibri"/>
          <w:b w:val="0"/>
          <w:bCs w:val="0"/>
          <w:i w:val="0"/>
          <w:iCs w:val="0"/>
          <w:caps w:val="0"/>
          <w:smallCaps w:val="0"/>
          <w:noProof w:val="0"/>
          <w:color w:val="1B202F"/>
          <w:sz w:val="22"/>
          <w:szCs w:val="22"/>
          <w:lang w:val="en-US"/>
        </w:rPr>
        <w:t xml:space="preserve">) </w:t>
      </w:r>
      <w:r w:rsidRPr="02EF90A2" w:rsidR="6D0769F6">
        <w:rPr>
          <w:rStyle w:val="normaltextrun"/>
          <w:rFonts w:ascii="Calibri" w:hAnsi="Calibri" w:eastAsia="Calibri" w:cs="Calibri" w:asciiTheme="minorAscii" w:hAnsiTheme="minorAscii" w:eastAsiaTheme="minorAscii" w:cstheme="minorAscii"/>
          <w:sz w:val="24"/>
          <w:szCs w:val="24"/>
        </w:rPr>
        <w:t xml:space="preserve">either of </w:t>
      </w:r>
      <w:r w:rsidRPr="02EF90A2" w:rsidR="38622B5E">
        <w:rPr>
          <w:rStyle w:val="normaltextrun"/>
          <w:rFonts w:ascii="Calibri" w:hAnsi="Calibri" w:eastAsia="Calibri" w:cs="Calibri" w:asciiTheme="minorAscii" w:hAnsiTheme="minorAscii" w:eastAsiaTheme="minorAscii" w:cstheme="minorAscii"/>
          <w:sz w:val="24"/>
          <w:szCs w:val="24"/>
        </w:rPr>
        <w:t xml:space="preserve">th</w:t>
      </w:r>
      <w:r w:rsidRPr="02EF90A2" w:rsidR="55CED41F">
        <w:rPr>
          <w:rStyle w:val="normaltextrun"/>
          <w:rFonts w:ascii="Calibri" w:hAnsi="Calibri" w:eastAsia="Calibri" w:cs="Calibri" w:asciiTheme="minorAscii" w:hAnsiTheme="minorAscii" w:eastAsiaTheme="minorAscii" w:cstheme="minorAscii"/>
          <w:sz w:val="24"/>
          <w:szCs w:val="24"/>
        </w:rPr>
        <w:t xml:space="preserve">ese</w:t>
      </w:r>
      <w:r w:rsidRPr="02EF90A2" w:rsidR="38622B5E">
        <w:rPr>
          <w:rStyle w:val="normaltextrun"/>
          <w:rFonts w:ascii="Calibri" w:hAnsi="Calibri" w:eastAsia="Calibri" w:cs="Calibri" w:asciiTheme="minorAscii" w:hAnsiTheme="minorAscii" w:eastAsiaTheme="minorAscii" w:cstheme="minorAscii"/>
          <w:sz w:val="24"/>
          <w:szCs w:val="24"/>
        </w:rPr>
        <w:t xml:space="preserve"> option</w:t>
      </w:r>
      <w:r w:rsidRPr="02EF90A2" w:rsidR="75DF4A66">
        <w:rPr>
          <w:rStyle w:val="normaltextrun"/>
          <w:rFonts w:ascii="Calibri" w:hAnsi="Calibri" w:eastAsia="Calibri" w:cs="Calibri" w:asciiTheme="minorAscii" w:hAnsiTheme="minorAscii" w:eastAsiaTheme="minorAscii" w:cstheme="minorAscii"/>
          <w:sz w:val="24"/>
          <w:szCs w:val="24"/>
        </w:rPr>
        <w:t xml:space="preserve">s</w:t>
      </w:r>
      <w:r w:rsidRPr="02EF90A2" w:rsidR="6D0769F6">
        <w:rPr>
          <w:rStyle w:val="normaltextrun"/>
          <w:rFonts w:ascii="Calibri" w:hAnsi="Calibri" w:eastAsia="Calibri" w:cs="Calibri" w:asciiTheme="minorAscii" w:hAnsiTheme="minorAscii" w:eastAsiaTheme="minorAscii" w:cstheme="minorAscii"/>
          <w:sz w:val="24"/>
          <w:szCs w:val="24"/>
        </w:rPr>
        <w:t xml:space="preserve"> could give us a</w:t>
      </w:r>
      <w:r w:rsidRPr="02EF90A2" w:rsidR="1473B951">
        <w:rPr>
          <w:rStyle w:val="normaltextrun"/>
          <w:rFonts w:ascii="Calibri" w:hAnsi="Calibri" w:eastAsia="Calibri" w:cs="Calibri" w:asciiTheme="minorAscii" w:hAnsiTheme="minorAscii" w:eastAsiaTheme="minorAscii" w:cstheme="minorAscii"/>
          <w:sz w:val="24"/>
          <w:szCs w:val="24"/>
        </w:rPr>
        <w:t xml:space="preserve"> near</w:t>
      </w:r>
      <w:r w:rsidRPr="02EF90A2" w:rsidR="6D0769F6">
        <w:rPr>
          <w:rStyle w:val="normaltextrun"/>
          <w:rFonts w:ascii="Calibri" w:hAnsi="Calibri" w:eastAsia="Calibri" w:cs="Calibri" w:asciiTheme="minorAscii" w:hAnsiTheme="minorAscii" w:eastAsiaTheme="minorAscii" w:cstheme="minorAscii"/>
          <w:sz w:val="24"/>
          <w:szCs w:val="24"/>
        </w:rPr>
        <w:t xml:space="preserve"> carbon neutral </w:t>
      </w:r>
      <w:r w:rsidRPr="02EF90A2" w:rsidR="7AE50C55">
        <w:rPr>
          <w:rStyle w:val="normaltextrun"/>
          <w:rFonts w:ascii="Calibri" w:hAnsi="Calibri" w:eastAsia="Calibri" w:cs="Calibri" w:asciiTheme="minorAscii" w:hAnsiTheme="minorAscii" w:eastAsiaTheme="minorAscii" w:cstheme="minorAscii"/>
          <w:sz w:val="24"/>
          <w:szCs w:val="24"/>
        </w:rPr>
        <w:t xml:space="preserve">effect on the environment due to plants taking carbon out of the atmosphere and into our robot</w:t>
      </w:r>
      <w:r w:rsidRPr="02EF90A2" w:rsidR="5DEA6C3A">
        <w:rPr>
          <w:rStyle w:val="normaltextrun"/>
          <w:rFonts w:ascii="Calibri" w:hAnsi="Calibri" w:eastAsia="Calibri" w:cs="Calibri" w:asciiTheme="minorAscii" w:hAnsiTheme="minorAscii" w:eastAsiaTheme="minorAscii" w:cstheme="minorAscii"/>
          <w:sz w:val="24"/>
          <w:szCs w:val="24"/>
        </w:rPr>
        <w:t xml:space="preserve">. This could give us a very ecologically responsible robot that can easily be mass produced without much environmental impact.</w:t>
      </w:r>
    </w:p>
    <w:p w:rsidR="00400848" w:rsidP="00400848" w:rsidRDefault="00400848" w14:paraId="251A210B" w14:textId="62737B01">
      <w:pPr>
        <w:pStyle w:val="Heading2"/>
      </w:pPr>
      <w:bookmarkStart w:name="_Toc99802232" w:id="64"/>
      <w:r w:rsidR="00400848">
        <w:rPr/>
        <w:t>2.6 Design Plan</w:t>
      </w:r>
      <w:bookmarkEnd w:id="64"/>
    </w:p>
    <w:p w:rsidR="00400848" w:rsidP="02EF90A2" w:rsidRDefault="00400848" w14:paraId="229FAB18" w14:textId="453EE338">
      <w:pPr>
        <w:pStyle w:val="Normal"/>
      </w:pPr>
      <w:r w:rsidR="72541EBA">
        <w:rPr/>
        <w:t xml:space="preserve">To simplify the </w:t>
      </w:r>
      <w:r w:rsidR="09E4E021">
        <w:rPr/>
        <w:t>delegations</w:t>
      </w:r>
      <w:r w:rsidR="72541EBA">
        <w:rPr/>
        <w:t xml:space="preserve"> of tasks based on the level of skill and </w:t>
      </w:r>
      <w:r w:rsidR="24FFF98C">
        <w:rPr/>
        <w:t>experience</w:t>
      </w:r>
      <w:r w:rsidR="72541EBA">
        <w:rPr/>
        <w:t xml:space="preserve"> in </w:t>
      </w:r>
      <w:r w:rsidR="4824E882">
        <w:rPr/>
        <w:t>certain</w:t>
      </w:r>
      <w:r w:rsidR="72541EBA">
        <w:rPr/>
        <w:t xml:space="preserve"> aspects of the project a </w:t>
      </w:r>
      <w:r w:rsidR="63700994">
        <w:rPr/>
        <w:t>chief</w:t>
      </w:r>
      <w:r w:rsidR="72541EBA">
        <w:rPr/>
        <w:t xml:space="preserve"> </w:t>
      </w:r>
      <w:r w:rsidR="520385C5">
        <w:rPr/>
        <w:t>designer</w:t>
      </w:r>
      <w:r w:rsidR="72541EBA">
        <w:rPr/>
        <w:t xml:space="preserve"> was </w:t>
      </w:r>
      <w:r w:rsidR="034D520F">
        <w:rPr/>
        <w:t>appointed,</w:t>
      </w:r>
      <w:r w:rsidR="72541EBA">
        <w:rPr/>
        <w:t xml:space="preserve"> and a chief </w:t>
      </w:r>
      <w:r w:rsidR="4527A3BD">
        <w:rPr/>
        <w:t>programmer</w:t>
      </w:r>
      <w:r w:rsidR="72541EBA">
        <w:rPr/>
        <w:t xml:space="preserve"> was app</w:t>
      </w:r>
      <w:r w:rsidR="5DF1CFE2">
        <w:rPr/>
        <w:t xml:space="preserve">ointed. </w:t>
      </w:r>
      <w:r w:rsidR="1C94712B">
        <w:rPr/>
        <w:t xml:space="preserve">Then </w:t>
      </w:r>
      <w:r w:rsidR="3A8BC8F5">
        <w:rPr/>
        <w:t>everyone</w:t>
      </w:r>
      <w:r w:rsidR="1C94712B">
        <w:rPr/>
        <w:t xml:space="preserve"> else left in the group filled in to pick up where the chiefs fell short. This </w:t>
      </w:r>
      <w:r w:rsidR="6D1A1125">
        <w:rPr/>
        <w:t>delegation</w:t>
      </w:r>
      <w:r w:rsidR="1C94712B">
        <w:rPr/>
        <w:t xml:space="preserve"> of tasks allowed </w:t>
      </w:r>
      <w:r w:rsidR="512C4909">
        <w:rPr/>
        <w:t>input</w:t>
      </w:r>
      <w:r w:rsidR="1C94712B">
        <w:rPr/>
        <w:t xml:space="preserve"> from all </w:t>
      </w:r>
      <w:r w:rsidR="0D110EC6">
        <w:rPr/>
        <w:t>members</w:t>
      </w:r>
      <w:r w:rsidR="1C94712B">
        <w:rPr/>
        <w:t xml:space="preserve"> of the </w:t>
      </w:r>
      <w:r w:rsidR="54D2BFF8">
        <w:rPr/>
        <w:t xml:space="preserve">group but also allowed them to do what they were good </w:t>
      </w:r>
      <w:r w:rsidR="223D9C16">
        <w:rPr/>
        <w:t>at,</w:t>
      </w:r>
      <w:r w:rsidR="54D2BFF8">
        <w:rPr/>
        <w:t xml:space="preserve"> and it really benefited the project.</w:t>
      </w:r>
      <w:r w:rsidR="32FA78F1">
        <w:rPr/>
        <w:t xml:space="preserve"> The</w:t>
      </w:r>
      <w:r w:rsidR="68BCCD0F">
        <w:rPr/>
        <w:t xml:space="preserve">n </w:t>
      </w:r>
      <w:r w:rsidR="68BCCD0F">
        <w:rPr/>
        <w:t>during</w:t>
      </w:r>
      <w:r w:rsidR="68BCCD0F">
        <w:rPr/>
        <w:t xml:space="preserve"> the presentation and report times all members </w:t>
      </w:r>
      <w:r w:rsidR="7F14FB65">
        <w:rPr/>
        <w:t>played</w:t>
      </w:r>
      <w:r w:rsidR="68BCCD0F">
        <w:rPr/>
        <w:t xml:space="preserve"> </w:t>
      </w:r>
      <w:r w:rsidR="68BCCD0F">
        <w:rPr/>
        <w:t>an equal</w:t>
      </w:r>
      <w:r w:rsidR="68BCCD0F">
        <w:rPr/>
        <w:t xml:space="preserve"> part in completing the presentations. </w:t>
      </w:r>
    </w:p>
    <w:p w:rsidR="00400848" w:rsidP="00400848" w:rsidRDefault="00400848" w14:paraId="0342B38D" w14:textId="49B67D27">
      <w:pPr>
        <w:pStyle w:val="Heading3"/>
        <w:rPr>
          <w:lang w:eastAsia="hi-IN" w:bidi="hi-IN"/>
        </w:rPr>
      </w:pPr>
      <w:bookmarkStart w:name="_Toc99802233" w:id="66"/>
      <w:r>
        <w:rPr>
          <w:lang w:eastAsia="hi-IN" w:bidi="hi-IN"/>
        </w:rPr>
        <w:t>2.6.1 Summary of the Plan</w:t>
      </w:r>
      <w:bookmarkEnd w:id="66"/>
    </w:p>
    <w:p w:rsidR="0046597C" w:rsidP="02EF90A2" w:rsidRDefault="0046597C" w14:paraId="06EFB000" w14:textId="48BBE48A">
      <w:pPr>
        <w:pStyle w:val="paragraph"/>
        <w:spacing w:before="0" w:beforeAutospacing="off" w:after="0" w:afterAutospacing="off"/>
        <w:ind w:left="0" w:hanging="0"/>
        <w:textAlignment w:val="baseline"/>
        <w:rPr>
          <w:rStyle w:val="normaltextrun"/>
          <w:rFonts w:ascii="Calibri" w:hAnsi="Calibri" w:cs="Calibri"/>
        </w:rPr>
      </w:pPr>
      <w:commentRangeStart w:id="67"/>
      <w:r w:rsidRPr="02EF90A2" w:rsidR="5E658501">
        <w:rPr>
          <w:rStyle w:val="normaltextrun"/>
          <w:rFonts w:ascii="Calibri" w:hAnsi="Calibri" w:cs="Calibri"/>
        </w:rPr>
        <w:t>Initial</w:t>
      </w:r>
      <w:commentRangeEnd w:id="67"/>
      <w:r>
        <w:rPr>
          <w:rStyle w:val="CommentReference"/>
        </w:rPr>
        <w:commentReference w:id="67"/>
      </w:r>
      <w:r w:rsidRPr="02EF90A2" w:rsidR="0046597C">
        <w:rPr>
          <w:rStyle w:val="normaltextrun"/>
          <w:rFonts w:ascii="Calibri" w:hAnsi="Calibri" w:cs="Calibri"/>
        </w:rPr>
        <w:t xml:space="preserve"> sketches: </w:t>
      </w:r>
      <w:r w:rsidRPr="02EF90A2" w:rsidR="0D9540E8">
        <w:rPr>
          <w:rStyle w:val="normaltextrun"/>
          <w:rFonts w:ascii="Calibri" w:hAnsi="Calibri" w:cs="Calibri"/>
        </w:rPr>
        <w:t>Included</w:t>
      </w:r>
      <w:r w:rsidRPr="02EF90A2" w:rsidR="64D8E48A">
        <w:rPr>
          <w:rStyle w:val="normaltextrun"/>
          <w:rFonts w:ascii="Calibri" w:hAnsi="Calibri" w:cs="Calibri"/>
        </w:rPr>
        <w:t xml:space="preserve"> the chief designer to take </w:t>
      </w:r>
      <w:r w:rsidRPr="02EF90A2" w:rsidR="5F3C6EC6">
        <w:rPr>
          <w:rStyle w:val="normaltextrun"/>
          <w:rFonts w:ascii="Calibri" w:hAnsi="Calibri" w:cs="Calibri"/>
        </w:rPr>
        <w:t>input</w:t>
      </w:r>
      <w:r w:rsidRPr="02EF90A2" w:rsidR="64D8E48A">
        <w:rPr>
          <w:rStyle w:val="normaltextrun"/>
          <w:rFonts w:ascii="Calibri" w:hAnsi="Calibri" w:cs="Calibri"/>
        </w:rPr>
        <w:t xml:space="preserve"> from all team </w:t>
      </w:r>
    </w:p>
    <w:p w:rsidR="0046597C" w:rsidP="02EF90A2" w:rsidRDefault="0046597C" w14:paraId="425CB2F4" w14:textId="1A0F44B1">
      <w:pPr>
        <w:pStyle w:val="paragraph"/>
        <w:spacing w:before="0" w:beforeAutospacing="off" w:after="0" w:afterAutospacing="off"/>
        <w:ind w:left="0" w:hanging="0" w:firstLine="720"/>
        <w:textAlignment w:val="baseline"/>
        <w:rPr>
          <w:rStyle w:val="normaltextrun"/>
          <w:rFonts w:ascii="Calibri" w:hAnsi="Calibri" w:cs="Calibri"/>
        </w:rPr>
      </w:pPr>
      <w:r w:rsidRPr="02EF90A2" w:rsidR="64D8E48A">
        <w:rPr>
          <w:rStyle w:val="normaltextrun"/>
          <w:rFonts w:ascii="Calibri" w:hAnsi="Calibri" w:cs="Calibri"/>
        </w:rPr>
        <w:t xml:space="preserve">members and design a rough draft to base the project </w:t>
      </w:r>
      <w:r w:rsidRPr="02EF90A2" w:rsidR="0821A550">
        <w:rPr>
          <w:rStyle w:val="normaltextrun"/>
          <w:rFonts w:ascii="Calibri" w:hAnsi="Calibri" w:cs="Calibri"/>
        </w:rPr>
        <w:t>from</w:t>
      </w:r>
      <w:r w:rsidRPr="02EF90A2" w:rsidR="2C5AA46F">
        <w:rPr>
          <w:rStyle w:val="normaltextrun"/>
          <w:rFonts w:ascii="Calibri" w:hAnsi="Calibri" w:cs="Calibri"/>
        </w:rPr>
        <w:t xml:space="preserve"> </w:t>
      </w:r>
    </w:p>
    <w:p w:rsidR="0046597C" w:rsidP="02EF90A2" w:rsidRDefault="0046597C" w14:paraId="1AD98C66" w14:textId="433079C2">
      <w:pPr>
        <w:pStyle w:val="paragraph"/>
        <w:spacing w:before="0" w:beforeAutospacing="off" w:after="0" w:afterAutospacing="off"/>
        <w:ind w:left="2160" w:hanging="720"/>
        <w:textAlignment w:val="baseline"/>
        <w:rPr>
          <w:rStyle w:val="normaltextrun"/>
          <w:rFonts w:ascii="Calibri" w:hAnsi="Calibri" w:cs="Calibri"/>
        </w:rPr>
      </w:pPr>
    </w:p>
    <w:p w:rsidR="0046597C" w:rsidP="02EF90A2" w:rsidRDefault="0046597C" w14:paraId="17EE56F9" w14:textId="7B6B7B8A">
      <w:pPr>
        <w:pStyle w:val="paragraph"/>
        <w:spacing w:before="0" w:beforeAutospacing="off" w:after="0" w:afterAutospacing="off"/>
        <w:ind w:left="0" w:hanging="0"/>
        <w:textAlignment w:val="baseline"/>
        <w:rPr>
          <w:rStyle w:val="normaltextrun"/>
          <w:rFonts w:ascii="Calibri" w:hAnsi="Calibri" w:cs="Calibri"/>
        </w:rPr>
      </w:pPr>
      <w:r w:rsidRPr="02EF90A2" w:rsidR="25E356C1">
        <w:rPr>
          <w:rStyle w:val="normaltextrun"/>
          <w:rFonts w:ascii="Calibri" w:hAnsi="Calibri" w:cs="Calibri"/>
        </w:rPr>
        <w:t>Research</w:t>
      </w:r>
      <w:r w:rsidRPr="02EF90A2" w:rsidR="0046597C">
        <w:rPr>
          <w:rStyle w:val="normaltextrun"/>
          <w:rFonts w:ascii="Calibri" w:hAnsi="Calibri" w:cs="Calibri"/>
        </w:rPr>
        <w:t xml:space="preserve"> on sensors</w:t>
      </w:r>
      <w:r w:rsidRPr="02EF90A2" w:rsidR="34D4747A">
        <w:rPr>
          <w:rStyle w:val="normaltextrun"/>
          <w:rFonts w:ascii="Calibri" w:hAnsi="Calibri" w:cs="Calibri"/>
        </w:rPr>
        <w:t>:</w:t>
      </w:r>
      <w:r w:rsidRPr="02EF90A2" w:rsidR="0046597C">
        <w:rPr>
          <w:rStyle w:val="normaltextrun"/>
          <w:rFonts w:ascii="Calibri" w:hAnsi="Calibri" w:cs="Calibri"/>
        </w:rPr>
        <w:t xml:space="preserve"> </w:t>
      </w:r>
      <w:r w:rsidRPr="02EF90A2" w:rsidR="736071DA">
        <w:rPr>
          <w:rStyle w:val="normaltextrun"/>
          <w:rFonts w:ascii="Calibri" w:hAnsi="Calibri" w:cs="Calibri"/>
        </w:rPr>
        <w:t xml:space="preserve">Needed to figure out the spacing for the sensors and the </w:t>
      </w:r>
      <w:r w:rsidRPr="02EF90A2" w:rsidR="48FFBE5A">
        <w:rPr>
          <w:rStyle w:val="normaltextrun"/>
          <w:rFonts w:ascii="Calibri" w:hAnsi="Calibri" w:cs="Calibri"/>
        </w:rPr>
        <w:t xml:space="preserve">actual data that could be </w:t>
      </w:r>
      <w:r w:rsidRPr="02EF90A2" w:rsidR="69393BB6">
        <w:rPr>
          <w:rStyle w:val="normaltextrun"/>
          <w:rFonts w:ascii="Calibri" w:hAnsi="Calibri" w:cs="Calibri"/>
        </w:rPr>
        <w:t>received</w:t>
      </w:r>
      <w:r w:rsidRPr="02EF90A2" w:rsidR="48FFBE5A">
        <w:rPr>
          <w:rStyle w:val="normaltextrun"/>
          <w:rFonts w:ascii="Calibri" w:hAnsi="Calibri" w:cs="Calibri"/>
        </w:rPr>
        <w:t xml:space="preserve"> </w:t>
      </w:r>
    </w:p>
    <w:p w:rsidR="0046597C" w:rsidP="02EF90A2" w:rsidRDefault="0046597C" w14:paraId="46144EA7" w14:textId="5B8666AC">
      <w:pPr>
        <w:pStyle w:val="paragraph"/>
        <w:spacing w:before="0" w:beforeAutospacing="off" w:after="0" w:afterAutospacing="off"/>
        <w:ind w:left="2160" w:hanging="720"/>
        <w:textAlignment w:val="baseline"/>
        <w:rPr>
          <w:rStyle w:val="normaltextrun"/>
          <w:rFonts w:ascii="Calibri" w:hAnsi="Calibri" w:cs="Calibri"/>
        </w:rPr>
      </w:pPr>
    </w:p>
    <w:p w:rsidR="0046597C" w:rsidP="02EF90A2" w:rsidRDefault="0046597C" w14:paraId="2D8B4AA0" w14:textId="33E11AFD">
      <w:pPr>
        <w:pStyle w:val="paragraph"/>
        <w:spacing w:before="0" w:beforeAutospacing="off" w:after="0" w:afterAutospacing="off"/>
        <w:ind w:left="0" w:hanging="0"/>
        <w:textAlignment w:val="baseline"/>
        <w:rPr>
          <w:rStyle w:val="normaltextrun"/>
          <w:rFonts w:ascii="Calibri" w:hAnsi="Calibri" w:cs="Calibri"/>
        </w:rPr>
      </w:pPr>
      <w:r w:rsidRPr="67E9CF60" w:rsidR="0046597C">
        <w:rPr>
          <w:rStyle w:val="normaltextrun"/>
          <w:rFonts w:ascii="Calibri" w:hAnsi="Calibri" w:cs="Calibri"/>
        </w:rPr>
        <w:t>frame prototypes 1-</w:t>
      </w:r>
      <w:r w:rsidRPr="67E9CF60" w:rsidR="07BB95D7">
        <w:rPr>
          <w:rStyle w:val="normaltextrun"/>
          <w:rFonts w:ascii="Calibri" w:hAnsi="Calibri" w:cs="Calibri"/>
        </w:rPr>
        <w:t>14</w:t>
      </w:r>
      <w:r w:rsidRPr="67E9CF60" w:rsidR="0046597C">
        <w:rPr>
          <w:rStyle w:val="normaltextrun"/>
          <w:rFonts w:ascii="Calibri" w:hAnsi="Calibri" w:cs="Calibri"/>
        </w:rPr>
        <w:t xml:space="preserve"> printed (Pictures of eac</w:t>
      </w:r>
      <w:r w:rsidRPr="67E9CF60" w:rsidR="6F1B9FF8">
        <w:rPr>
          <w:rStyle w:val="normaltextrun"/>
          <w:rFonts w:ascii="Calibri" w:hAnsi="Calibri" w:cs="Calibri"/>
        </w:rPr>
        <w:t>h)</w:t>
      </w:r>
    </w:p>
    <w:p w:rsidR="02EF90A2" w:rsidP="67E9CF60" w:rsidRDefault="02EF90A2" w14:paraId="4ECC999E" w14:textId="7D5882DC">
      <w:pPr>
        <w:pStyle w:val="paragraph"/>
        <w:spacing w:before="0" w:beforeAutospacing="off" w:after="0" w:afterAutospacing="off"/>
        <w:ind w:left="0" w:hanging="0"/>
        <w:rPr>
          <w:rStyle w:val="normaltextrun"/>
          <w:rFonts w:ascii="Calibri" w:hAnsi="Calibri" w:cs="Calibri"/>
        </w:rPr>
      </w:pPr>
    </w:p>
    <w:p w:rsidR="02EF90A2" w:rsidP="67E9CF60" w:rsidRDefault="02EF90A2" w14:paraId="3415F0E2" w14:textId="69869671">
      <w:pPr>
        <w:pStyle w:val="paragraph"/>
        <w:spacing w:before="0" w:beforeAutospacing="off" w:after="0" w:afterAutospacing="off"/>
        <w:ind w:left="0" w:hanging="0"/>
        <w:rPr>
          <w:rStyle w:val="normaltextrun"/>
          <w:rFonts w:ascii="Calibri" w:hAnsi="Calibri" w:cs="Calibri"/>
        </w:rPr>
      </w:pPr>
      <w:r w:rsidRPr="67E9CF60" w:rsidR="5AB4CD8E">
        <w:rPr>
          <w:rStyle w:val="normaltextrun"/>
          <w:rFonts w:ascii="Calibri" w:hAnsi="Calibri" w:cs="Calibri"/>
        </w:rPr>
        <w:t>F</w:t>
      </w:r>
      <w:r w:rsidRPr="67E9CF60" w:rsidR="6F19604F">
        <w:rPr>
          <w:rStyle w:val="normaltextrun"/>
          <w:rFonts w:ascii="Calibri" w:hAnsi="Calibri" w:cs="Calibri"/>
        </w:rPr>
        <w:t xml:space="preserve">inal fitting of </w:t>
      </w:r>
      <w:r w:rsidRPr="67E9CF60" w:rsidR="6F19604F">
        <w:rPr>
          <w:rStyle w:val="normaltextrun"/>
          <w:rFonts w:ascii="Calibri" w:hAnsi="Calibri" w:cs="Calibri"/>
        </w:rPr>
        <w:t>sensors</w:t>
      </w:r>
      <w:r w:rsidRPr="67E9CF60" w:rsidR="6F19604F">
        <w:rPr>
          <w:rStyle w:val="normaltextrun"/>
          <w:rFonts w:ascii="Calibri" w:hAnsi="Calibri" w:cs="Calibri"/>
        </w:rPr>
        <w:t xml:space="preserve"> wires and frame </w:t>
      </w:r>
    </w:p>
    <w:p w:rsidR="02EF90A2" w:rsidP="67E9CF60" w:rsidRDefault="02EF90A2" w14:paraId="17D03E06" w14:textId="27095F39">
      <w:pPr>
        <w:pStyle w:val="paragraph"/>
        <w:spacing w:before="0" w:beforeAutospacing="off" w:after="0" w:afterAutospacing="off"/>
        <w:ind w:left="1440" w:hanging="0"/>
        <w:rPr>
          <w:rStyle w:val="normaltextrun"/>
          <w:rFonts w:ascii="Calibri" w:hAnsi="Calibri" w:cs="Calibri"/>
        </w:rPr>
      </w:pPr>
    </w:p>
    <w:p w:rsidR="02EF90A2" w:rsidP="02EF90A2" w:rsidRDefault="02EF90A2" w14:paraId="794AC32C" w14:textId="24D38248">
      <w:pPr>
        <w:pStyle w:val="paragraph"/>
        <w:spacing w:before="0" w:beforeAutospacing="off" w:after="0" w:afterAutospacing="off"/>
        <w:ind w:left="0" w:hanging="0"/>
      </w:pPr>
    </w:p>
    <w:p w:rsidR="0046597C" w:rsidP="67E9CF60" w:rsidRDefault="0046597C" w14:paraId="53BAB07E" w14:textId="3D7CBDCE">
      <w:pPr>
        <w:pStyle w:val="paragraph"/>
        <w:spacing w:before="0" w:beforeAutospacing="off" w:after="0" w:afterAutospacing="off"/>
        <w:ind w:left="2160" w:hanging="720"/>
        <w:textAlignment w:val="baseline"/>
        <w:rPr>
          <w:rStyle w:val="normaltextrun"/>
          <w:rFonts w:ascii="Calibri" w:hAnsi="Calibri" w:cs="Calibri"/>
        </w:rPr>
      </w:pPr>
    </w:p>
    <w:p w:rsidR="02EF90A2" w:rsidP="67E9CF60" w:rsidRDefault="02EF90A2" w14:paraId="0F643602" w14:textId="0BA0296E">
      <w:pPr>
        <w:pStyle w:val="Normal"/>
        <w:spacing w:before="0" w:beforeAutospacing="off" w:after="0" w:afterAutospacing="off"/>
        <w:ind w:left="720" w:hanging="0"/>
      </w:pPr>
      <w:r w:rsidR="0D10B81A">
        <w:drawing>
          <wp:inline wp14:editId="4B1480DF" wp14:anchorId="3F6F0D70">
            <wp:extent cx="4572000" cy="2628900"/>
            <wp:effectExtent l="0" t="0" r="0" b="0"/>
            <wp:docPr id="1744813747" name="" title=""/>
            <wp:cNvGraphicFramePr>
              <a:graphicFrameLocks noChangeAspect="1"/>
            </wp:cNvGraphicFramePr>
            <a:graphic>
              <a:graphicData uri="http://schemas.openxmlformats.org/drawingml/2006/picture">
                <pic:pic>
                  <pic:nvPicPr>
                    <pic:cNvPr id="0" name=""/>
                    <pic:cNvPicPr/>
                  </pic:nvPicPr>
                  <pic:blipFill>
                    <a:blip r:embed="R2dc3c7ded1c04bc0">
                      <a:extLst>
                        <a:ext xmlns:a="http://schemas.openxmlformats.org/drawingml/2006/main" uri="{28A0092B-C50C-407E-A947-70E740481C1C}">
                          <a14:useLocalDpi val="0"/>
                        </a:ext>
                      </a:extLst>
                    </a:blip>
                    <a:stretch>
                      <a:fillRect/>
                    </a:stretch>
                  </pic:blipFill>
                  <pic:spPr>
                    <a:xfrm>
                      <a:off x="0" y="0"/>
                      <a:ext cx="4572000" cy="2628900"/>
                    </a:xfrm>
                    <a:prstGeom prst="rect">
                      <a:avLst/>
                    </a:prstGeom>
                  </pic:spPr>
                </pic:pic>
              </a:graphicData>
            </a:graphic>
          </wp:inline>
        </w:drawing>
      </w:r>
    </w:p>
    <w:p w:rsidR="006D3643" w:rsidP="67E9CF60" w:rsidRDefault="00400848" w14:paraId="6AA35CF1" w14:textId="1FA5135E">
      <w:pPr>
        <w:pStyle w:val="Heading2"/>
      </w:pPr>
      <w:bookmarkStart w:name="_Toc99802234" w:id="68"/>
      <w:r w:rsidR="00400848">
        <w:rPr/>
        <w:t>2.6.2 Project Timeline</w:t>
      </w:r>
      <w:bookmarkEnd w:id="68"/>
    </w:p>
    <w:p w:rsidR="02EF90A2" w:rsidP="67E9CF60" w:rsidRDefault="02EF90A2" w14:paraId="41D0B403" w14:textId="77777777">
      <w:pPr>
        <w:pStyle w:val="paragraph"/>
        <w:spacing w:before="0" w:beforeAutospacing="off" w:after="0" w:afterAutospacing="off"/>
        <w:ind w:left="1440"/>
        <w:rPr>
          <w:rFonts w:ascii="Segoe UI" w:hAnsi="Segoe UI" w:cs="Segoe UI"/>
          <w:color w:val="000000" w:themeColor="text1" w:themeTint="FF" w:themeShade="FF"/>
          <w:sz w:val="18"/>
          <w:szCs w:val="18"/>
        </w:rPr>
      </w:pPr>
      <w:r w:rsidRPr="67E9CF60" w:rsidR="18EAEA16">
        <w:rPr>
          <w:rStyle w:val="normaltextrun"/>
          <w:rFonts w:ascii="Calibri" w:hAnsi="Calibri" w:cs="Calibri"/>
          <w:color w:val="FF66CC"/>
        </w:rPr>
        <w:t>2.6.2</w:t>
      </w:r>
      <w:r w:rsidRPr="67E9CF60" w:rsidR="18EAEA16">
        <w:rPr>
          <w:rStyle w:val="normaltextrun"/>
          <w:rFonts w:ascii="Arial" w:hAnsi="Arial" w:cs="Arial"/>
          <w:color w:val="FF66CC"/>
        </w:rPr>
        <w:t xml:space="preserve"> </w:t>
      </w:r>
      <w:r w:rsidRPr="67E9CF60" w:rsidR="18EAEA16">
        <w:rPr>
          <w:rStyle w:val="normaltextrun"/>
          <w:rFonts w:ascii="Calibri" w:hAnsi="Calibri" w:cs="Calibri"/>
          <w:color w:val="FF66CC"/>
        </w:rPr>
        <w:t>Project timeline – Time/Task (Gantt Chart)  </w:t>
      </w:r>
    </w:p>
    <w:p w:rsidR="02EF90A2" w:rsidP="67E9CF60" w:rsidRDefault="02EF90A2" w14:paraId="72230794" w14:textId="77777777">
      <w:pPr>
        <w:pStyle w:val="paragraph"/>
        <w:spacing w:before="0" w:beforeAutospacing="off" w:after="0" w:afterAutospacing="off"/>
        <w:ind w:left="1440"/>
        <w:rPr>
          <w:rFonts w:ascii="Segoe UI" w:hAnsi="Segoe UI" w:cs="Segoe UI"/>
          <w:color w:val="000000" w:themeColor="text1" w:themeTint="FF" w:themeShade="FF"/>
          <w:sz w:val="18"/>
          <w:szCs w:val="18"/>
        </w:rPr>
      </w:pPr>
      <w:hyperlink r:id="Rcc3fac457b7e4687">
        <w:r w:rsidRPr="67E9CF60" w:rsidR="18EAEA16">
          <w:rPr>
            <w:rStyle w:val="normaltextrun"/>
            <w:rFonts w:ascii="Calibri" w:hAnsi="Calibri" w:cs="Calibri"/>
            <w:color w:val="4472C4"/>
            <w:u w:val="single"/>
          </w:rPr>
          <w:t>Date tracking Gantt chart1.xlsx</w:t>
        </w:r>
      </w:hyperlink>
      <w:r w:rsidRPr="67E9CF60" w:rsidR="18EAEA16">
        <w:rPr>
          <w:rStyle w:val="eop"/>
          <w:rFonts w:ascii="Calibri" w:hAnsi="Calibri" w:cs="Calibri"/>
          <w:color w:val="4472C4"/>
        </w:rPr>
        <w:t> </w:t>
      </w:r>
    </w:p>
    <w:p w:rsidR="02EF90A2" w:rsidP="67E9CF60" w:rsidRDefault="02EF90A2" w14:noSpellErr="1" w14:paraId="45B1FE14" w14:textId="77777777">
      <w:pPr>
        <w:rPr>
          <w:lang w:eastAsia="hi-IN" w:bidi="hi-IN"/>
        </w:rPr>
      </w:pPr>
    </w:p>
    <w:p w:rsidR="02EF90A2" w:rsidP="67E9CF60" w:rsidRDefault="02EF90A2" w14:paraId="08A14134" w14:textId="32995959">
      <w:pPr>
        <w:pStyle w:val="Normal"/>
      </w:pPr>
    </w:p>
    <w:p w:rsidR="02EF90A2" w:rsidP="02EF90A2" w:rsidRDefault="02EF90A2" w14:paraId="44F45BA7" w14:textId="102C89C2">
      <w:pPr>
        <w:pStyle w:val="Normal"/>
      </w:pPr>
      <w:r w:rsidR="795C1836">
        <w:drawing>
          <wp:inline wp14:editId="72E3E0EC" wp14:anchorId="3D9AF46A">
            <wp:extent cx="5871870" cy="4508546"/>
            <wp:effectExtent l="0" t="0" r="0" b="0"/>
            <wp:docPr id="2111596518" name="" title=""/>
            <wp:cNvGraphicFramePr>
              <a:graphicFrameLocks noChangeAspect="1"/>
            </wp:cNvGraphicFramePr>
            <a:graphic>
              <a:graphicData uri="http://schemas.openxmlformats.org/drawingml/2006/picture">
                <pic:pic>
                  <pic:nvPicPr>
                    <pic:cNvPr id="0" name=""/>
                    <pic:cNvPicPr/>
                  </pic:nvPicPr>
                  <pic:blipFill>
                    <a:blip r:embed="Rbeb0f540637849e4">
                      <a:extLst xmlns:a="http://schemas.openxmlformats.org/drawingml/2006/main">
                        <a:ext xmlns:a="http://schemas.openxmlformats.org/drawingml/2006/main" uri="{28A0092B-C50C-407E-A947-70E740481C1C}">
                          <a14:useLocalDpi xmlns:a14="http://schemas.microsoft.com/office/drawing/2010/main" val="0"/>
                        </a:ext>
                      </a:extLst>
                    </a:blip>
                    <a:stretch>
                      <a:fillRect/>
                    </a:stretch>
                  </pic:blipFill>
                  <pic:spPr>
                    <a:xfrm rot="0" flipH="0" flipV="0">
                      <a:off x="0" y="0"/>
                      <a:ext cx="5871870" cy="4508546"/>
                    </a:xfrm>
                    <a:prstGeom prst="rect">
                      <a:avLst/>
                    </a:prstGeom>
                  </pic:spPr>
                </pic:pic>
              </a:graphicData>
            </a:graphic>
          </wp:inline>
        </w:drawing>
      </w:r>
    </w:p>
    <w:p w:rsidR="02EF90A2" w:rsidP="02EF90A2" w:rsidRDefault="02EF90A2" w14:paraId="29C30D79" w14:textId="59D15AFA">
      <w:pPr>
        <w:pStyle w:val="Normal"/>
        <w:rPr>
          <w:lang w:eastAsia="hi-IN" w:bidi="hi-IN"/>
        </w:rPr>
      </w:pPr>
    </w:p>
    <w:p w:rsidR="02EF90A2" w:rsidP="67E9CF60" w:rsidRDefault="02EF90A2" w14:paraId="1A039251" w14:textId="6E498C98">
      <w:pPr>
        <w:pStyle w:val="Normal"/>
      </w:pPr>
      <w:r w:rsidR="19DBEDAA">
        <w:drawing>
          <wp:inline wp14:editId="56C5879A" wp14:anchorId="7B1302AB">
            <wp:extent cx="5838825" cy="3048000"/>
            <wp:effectExtent l="0" t="0" r="0" b="0"/>
            <wp:docPr id="1424882139" name="" title=""/>
            <wp:cNvGraphicFramePr>
              <a:graphicFrameLocks noChangeAspect="1"/>
            </wp:cNvGraphicFramePr>
            <a:graphic>
              <a:graphicData uri="http://schemas.openxmlformats.org/drawingml/2006/picture">
                <pic:pic>
                  <pic:nvPicPr>
                    <pic:cNvPr id="0" name=""/>
                    <pic:cNvPicPr/>
                  </pic:nvPicPr>
                  <pic:blipFill>
                    <a:blip r:embed="R26b91aec56dd468d">
                      <a:extLst>
                        <a:ext xmlns:a="http://schemas.openxmlformats.org/drawingml/2006/main" uri="{28A0092B-C50C-407E-A947-70E740481C1C}">
                          <a14:useLocalDpi val="0"/>
                        </a:ext>
                      </a:extLst>
                    </a:blip>
                    <a:stretch>
                      <a:fillRect/>
                    </a:stretch>
                  </pic:blipFill>
                  <pic:spPr>
                    <a:xfrm>
                      <a:off x="0" y="0"/>
                      <a:ext cx="5838825" cy="3048000"/>
                    </a:xfrm>
                    <a:prstGeom prst="rect">
                      <a:avLst/>
                    </a:prstGeom>
                  </pic:spPr>
                </pic:pic>
              </a:graphicData>
            </a:graphic>
          </wp:inline>
        </w:drawing>
      </w:r>
      <w:r w:rsidR="19DBEDAA">
        <w:drawing>
          <wp:inline wp14:editId="746850A2" wp14:anchorId="24C5B460">
            <wp:extent cx="5772150" cy="3848100"/>
            <wp:effectExtent l="0" t="0" r="0" b="0"/>
            <wp:docPr id="27631066" name="" title=""/>
            <wp:cNvGraphicFramePr>
              <a:graphicFrameLocks noChangeAspect="1"/>
            </wp:cNvGraphicFramePr>
            <a:graphic>
              <a:graphicData uri="http://schemas.openxmlformats.org/drawingml/2006/picture">
                <pic:pic>
                  <pic:nvPicPr>
                    <pic:cNvPr id="0" name=""/>
                    <pic:cNvPicPr/>
                  </pic:nvPicPr>
                  <pic:blipFill>
                    <a:blip r:embed="R96b9a5bd3984402a">
                      <a:extLst>
                        <a:ext xmlns:a="http://schemas.openxmlformats.org/drawingml/2006/main" uri="{28A0092B-C50C-407E-A947-70E740481C1C}">
                          <a14:useLocalDpi val="0"/>
                        </a:ext>
                      </a:extLst>
                    </a:blip>
                    <a:stretch>
                      <a:fillRect/>
                    </a:stretch>
                  </pic:blipFill>
                  <pic:spPr>
                    <a:xfrm>
                      <a:off x="0" y="0"/>
                      <a:ext cx="5772150" cy="3848100"/>
                    </a:xfrm>
                    <a:prstGeom prst="rect">
                      <a:avLst/>
                    </a:prstGeom>
                  </pic:spPr>
                </pic:pic>
              </a:graphicData>
            </a:graphic>
          </wp:inline>
        </w:drawing>
      </w:r>
    </w:p>
    <w:p w:rsidR="02EF90A2" w:rsidP="67E9CF60" w:rsidRDefault="02EF90A2" w14:paraId="5549D54F" w14:textId="2A17DED7">
      <w:pPr>
        <w:pStyle w:val="Normal"/>
      </w:pPr>
    </w:p>
    <w:p w:rsidR="02EF90A2" w:rsidP="67E9CF60" w:rsidRDefault="02EF90A2" w14:paraId="5AD622C7" w14:textId="0F2EE46A">
      <w:pPr>
        <w:pStyle w:val="Heading1"/>
      </w:pPr>
    </w:p>
    <w:p w:rsidR="000A7F5E" w:rsidP="02EF90A2" w:rsidRDefault="000A7F5E" w14:paraId="3A3CB597" w14:textId="7D223A87">
      <w:pPr>
        <w:pStyle w:val="Heading1"/>
        <w:rPr>
          <w:lang w:eastAsia="hi-IN" w:bidi="hi-IN"/>
        </w:rPr>
      </w:pPr>
      <w:bookmarkStart w:name="_Toc99802235" w:id="69"/>
      <w:r w:rsidRPr="02EF90A2" w:rsidR="000A7F5E">
        <w:rPr>
          <w:lang w:eastAsia="hi-IN" w:bidi="hi-IN"/>
        </w:rPr>
        <w:t>3.0 Results and Discussion</w:t>
      </w:r>
      <w:bookmarkEnd w:id="69"/>
    </w:p>
    <w:p w:rsidR="000A7F5E" w:rsidP="02EF90A2" w:rsidRDefault="000A7F5E" w14:paraId="2AB16775" w14:textId="73D5825C">
      <w:pPr>
        <w:spacing w:after="200" w:line="276" w:lineRule="auto"/>
        <w:ind w:firstLine="720"/>
        <w:rPr>
          <w:rFonts w:ascii="Calibri" w:hAnsi="Calibri" w:eastAsia="Calibri" w:cs="Calibri"/>
          <w:noProof w:val="0"/>
          <w:sz w:val="22"/>
          <w:szCs w:val="22"/>
          <w:lang w:val="en-US"/>
        </w:rPr>
      </w:pPr>
      <w:r w:rsidRPr="02EF90A2" w:rsidR="1310EE54">
        <w:rPr>
          <w:rFonts w:ascii="Calibri" w:hAnsi="Calibri" w:eastAsia="Calibri" w:cs="Calibri"/>
          <w:noProof w:val="0"/>
          <w:sz w:val="22"/>
          <w:szCs w:val="22"/>
          <w:lang w:val="en-US"/>
        </w:rPr>
        <w:t xml:space="preserve">As a result, the HSR performed as expected during the expo presentation. The gas sensor never failed and was able to get consistent and reliable results every time. As for the temperature and humidity sensor, the same could be said about it and it never failed during the presentation. The </w:t>
      </w:r>
      <w:r w:rsidRPr="02EF90A2" w:rsidR="01699319">
        <w:rPr>
          <w:rFonts w:ascii="Calibri" w:hAnsi="Calibri" w:eastAsia="Calibri" w:cs="Calibri"/>
          <w:noProof w:val="0"/>
          <w:sz w:val="22"/>
          <w:szCs w:val="22"/>
          <w:lang w:val="en-US"/>
        </w:rPr>
        <w:t>Arduino</w:t>
      </w:r>
      <w:r w:rsidRPr="02EF90A2" w:rsidR="1310EE54">
        <w:rPr>
          <w:rFonts w:ascii="Calibri" w:hAnsi="Calibri" w:eastAsia="Calibri" w:cs="Calibri"/>
          <w:noProof w:val="0"/>
          <w:sz w:val="22"/>
          <w:szCs w:val="22"/>
          <w:lang w:val="en-US"/>
        </w:rPr>
        <w:t xml:space="preserve"> and </w:t>
      </w:r>
      <w:r w:rsidRPr="02EF90A2" w:rsidR="7AB8A532">
        <w:rPr>
          <w:rFonts w:ascii="Calibri" w:hAnsi="Calibri" w:eastAsia="Calibri" w:cs="Calibri"/>
          <w:noProof w:val="0"/>
          <w:sz w:val="22"/>
          <w:szCs w:val="22"/>
          <w:lang w:val="en-US"/>
        </w:rPr>
        <w:t>shield, however,</w:t>
      </w:r>
      <w:r w:rsidRPr="02EF90A2" w:rsidR="1310EE54">
        <w:rPr>
          <w:rFonts w:ascii="Calibri" w:hAnsi="Calibri" w:eastAsia="Calibri" w:cs="Calibri"/>
          <w:noProof w:val="0"/>
          <w:sz w:val="22"/>
          <w:szCs w:val="22"/>
          <w:lang w:val="en-US"/>
        </w:rPr>
        <w:t xml:space="preserve"> was troublesome at times, often the Arduino shield would fail and leave the robot stranded. </w:t>
      </w:r>
      <w:r w:rsidRPr="02EF90A2" w:rsidR="39A7E1E6">
        <w:rPr>
          <w:rFonts w:ascii="Calibri" w:hAnsi="Calibri" w:eastAsia="Calibri" w:cs="Calibri"/>
          <w:noProof w:val="0"/>
          <w:sz w:val="22"/>
          <w:szCs w:val="22"/>
          <w:lang w:val="en-US"/>
        </w:rPr>
        <w:t>Also,</w:t>
      </w:r>
      <w:r w:rsidRPr="02EF90A2" w:rsidR="1310EE54">
        <w:rPr>
          <w:rFonts w:ascii="Calibri" w:hAnsi="Calibri" w:eastAsia="Calibri" w:cs="Calibri"/>
          <w:noProof w:val="0"/>
          <w:sz w:val="22"/>
          <w:szCs w:val="22"/>
          <w:lang w:val="en-US"/>
        </w:rPr>
        <w:t xml:space="preserve"> it should be mentioned that </w:t>
      </w:r>
      <w:r w:rsidRPr="02EF90A2" w:rsidR="6879151C">
        <w:rPr>
          <w:rFonts w:ascii="Calibri" w:hAnsi="Calibri" w:eastAsia="Calibri" w:cs="Calibri"/>
          <w:noProof w:val="0"/>
          <w:sz w:val="22"/>
          <w:szCs w:val="22"/>
          <w:lang w:val="en-US"/>
        </w:rPr>
        <w:t>Arduino</w:t>
      </w:r>
      <w:r w:rsidRPr="02EF90A2" w:rsidR="1310EE54">
        <w:rPr>
          <w:rFonts w:ascii="Calibri" w:hAnsi="Calibri" w:eastAsia="Calibri" w:cs="Calibri"/>
          <w:noProof w:val="0"/>
          <w:sz w:val="22"/>
          <w:szCs w:val="22"/>
          <w:lang w:val="en-US"/>
        </w:rPr>
        <w:t xml:space="preserve"> too had trouble uploading/flashing at some </w:t>
      </w:r>
      <w:r w:rsidRPr="02EF90A2" w:rsidR="54C28A1F">
        <w:rPr>
          <w:rFonts w:ascii="Calibri" w:hAnsi="Calibri" w:eastAsia="Calibri" w:cs="Calibri"/>
          <w:noProof w:val="0"/>
          <w:sz w:val="22"/>
          <w:szCs w:val="22"/>
          <w:lang w:val="en-US"/>
        </w:rPr>
        <w:t>points</w:t>
      </w:r>
      <w:r w:rsidRPr="02EF90A2" w:rsidR="1310EE54">
        <w:rPr>
          <w:rFonts w:ascii="Calibri" w:hAnsi="Calibri" w:eastAsia="Calibri" w:cs="Calibri"/>
          <w:noProof w:val="0"/>
          <w:sz w:val="22"/>
          <w:szCs w:val="22"/>
          <w:lang w:val="en-US"/>
        </w:rPr>
        <w:t xml:space="preserve"> </w:t>
      </w:r>
      <w:r w:rsidRPr="02EF90A2" w:rsidR="7968A069">
        <w:rPr>
          <w:rFonts w:ascii="Calibri" w:hAnsi="Calibri" w:eastAsia="Calibri" w:cs="Calibri"/>
          <w:noProof w:val="0"/>
          <w:sz w:val="22"/>
          <w:szCs w:val="22"/>
          <w:lang w:val="en-US"/>
        </w:rPr>
        <w:t>during</w:t>
      </w:r>
      <w:r w:rsidRPr="02EF90A2" w:rsidR="1310EE54">
        <w:rPr>
          <w:rFonts w:ascii="Calibri" w:hAnsi="Calibri" w:eastAsia="Calibri" w:cs="Calibri"/>
          <w:noProof w:val="0"/>
          <w:sz w:val="22"/>
          <w:szCs w:val="22"/>
          <w:lang w:val="en-US"/>
        </w:rPr>
        <w:t xml:space="preserve"> the project.</w:t>
      </w:r>
      <w:r w:rsidRPr="02EF90A2" w:rsidR="13E2B40B">
        <w:rPr>
          <w:rFonts w:ascii="Calibri" w:hAnsi="Calibri" w:eastAsia="Calibri" w:cs="Calibri"/>
          <w:noProof w:val="0"/>
          <w:sz w:val="22"/>
          <w:szCs w:val="22"/>
          <w:lang w:val="en-US"/>
        </w:rPr>
        <w:t xml:space="preserve"> But </w:t>
      </w:r>
      <w:r w:rsidRPr="02EF90A2" w:rsidR="6784158D">
        <w:rPr>
          <w:rFonts w:ascii="Calibri" w:hAnsi="Calibri" w:eastAsia="Calibri" w:cs="Calibri"/>
          <w:noProof w:val="0"/>
          <w:sz w:val="22"/>
          <w:szCs w:val="22"/>
          <w:lang w:val="en-US"/>
        </w:rPr>
        <w:t>those</w:t>
      </w:r>
      <w:r w:rsidRPr="02EF90A2" w:rsidR="13E2B40B">
        <w:rPr>
          <w:rFonts w:ascii="Calibri" w:hAnsi="Calibri" w:eastAsia="Calibri" w:cs="Calibri"/>
          <w:noProof w:val="0"/>
          <w:sz w:val="22"/>
          <w:szCs w:val="22"/>
          <w:lang w:val="en-US"/>
        </w:rPr>
        <w:t xml:space="preserve"> ended </w:t>
      </w:r>
      <w:r w:rsidRPr="02EF90A2" w:rsidR="5F53DAC7">
        <w:rPr>
          <w:rFonts w:ascii="Calibri" w:hAnsi="Calibri" w:eastAsia="Calibri" w:cs="Calibri"/>
          <w:noProof w:val="0"/>
          <w:sz w:val="22"/>
          <w:szCs w:val="22"/>
          <w:lang w:val="en-US"/>
        </w:rPr>
        <w:t>up</w:t>
      </w:r>
      <w:r w:rsidRPr="02EF90A2" w:rsidR="13E2B40B">
        <w:rPr>
          <w:rFonts w:ascii="Calibri" w:hAnsi="Calibri" w:eastAsia="Calibri" w:cs="Calibri"/>
          <w:noProof w:val="0"/>
          <w:sz w:val="22"/>
          <w:szCs w:val="22"/>
          <w:lang w:val="en-US"/>
        </w:rPr>
        <w:t xml:space="preserve"> to just be quality problems with the parts from the kits that the robot used </w:t>
      </w:r>
    </w:p>
    <w:p w:rsidR="000A7F5E" w:rsidP="02EF90A2" w:rsidRDefault="000A7F5E" w14:paraId="66BE560C" w14:textId="22AE8E3F">
      <w:pPr>
        <w:pStyle w:val="Normal"/>
        <w:spacing w:after="200" w:line="276" w:lineRule="auto"/>
        <w:ind w:firstLine="720"/>
        <w:rPr>
          <w:rFonts w:ascii="Calibri" w:hAnsi="Calibri" w:eastAsia="Calibri" w:cs="Calibri"/>
          <w:noProof w:val="0"/>
          <w:sz w:val="22"/>
          <w:szCs w:val="22"/>
          <w:lang w:val="en-US"/>
        </w:rPr>
      </w:pPr>
    </w:p>
    <w:p w:rsidR="000A7F5E" w:rsidP="02EF90A2" w:rsidRDefault="000A7F5E" w14:paraId="28DEF587" w14:textId="26BB5B21">
      <w:pPr>
        <w:pStyle w:val="Heading2"/>
      </w:pPr>
      <w:bookmarkStart w:name="_Toc99802236" w:id="70"/>
      <w:r w:rsidR="000A7F5E">
        <w:rPr/>
        <w:t>3.1 Demo Performance</w:t>
      </w:r>
      <w:bookmarkEnd w:id="70"/>
    </w:p>
    <w:p w:rsidR="000A7F5E" w:rsidP="000A7F5E" w:rsidRDefault="000A7F5E" w14:paraId="00862CCF" w14:textId="2F7713EB">
      <w:pPr>
        <w:rPr>
          <w:lang w:eastAsia="hi-IN" w:bidi="hi-IN"/>
        </w:rPr>
      </w:pPr>
      <w:r w:rsidRPr="02EF90A2" w:rsidR="109CFFFE">
        <w:rPr>
          <w:lang w:eastAsia="hi-IN" w:bidi="hi-IN"/>
        </w:rPr>
        <w:t xml:space="preserve">The demo performance was perfect. Once the right </w:t>
      </w:r>
      <w:r w:rsidRPr="02EF90A2" w:rsidR="7290F811">
        <w:rPr>
          <w:lang w:eastAsia="hi-IN" w:bidi="hi-IN"/>
        </w:rPr>
        <w:t>components</w:t>
      </w:r>
      <w:r w:rsidRPr="02EF90A2" w:rsidR="109CFFFE">
        <w:rPr>
          <w:lang w:eastAsia="hi-IN" w:bidi="hi-IN"/>
        </w:rPr>
        <w:t xml:space="preserve"> were sourced and tested the robots performed as they should have </w:t>
      </w:r>
      <w:r w:rsidRPr="02EF90A2" w:rsidR="799BC7C7">
        <w:rPr>
          <w:lang w:eastAsia="hi-IN" w:bidi="hi-IN"/>
        </w:rPr>
        <w:t xml:space="preserve">during the presentation. </w:t>
      </w:r>
      <w:r w:rsidRPr="02EF90A2" w:rsidR="7D69F627">
        <w:rPr>
          <w:lang w:eastAsia="hi-IN" w:bidi="hi-IN"/>
        </w:rPr>
        <w:t>The HSR re</w:t>
      </w:r>
      <w:r w:rsidRPr="02EF90A2" w:rsidR="516EFEC8">
        <w:rPr>
          <w:lang w:eastAsia="hi-IN" w:bidi="hi-IN"/>
        </w:rPr>
        <w:t>ad</w:t>
      </w:r>
      <w:r w:rsidRPr="02EF90A2" w:rsidR="7D69F627">
        <w:rPr>
          <w:lang w:eastAsia="hi-IN" w:bidi="hi-IN"/>
        </w:rPr>
        <w:t xml:space="preserve"> and relayed back data </w:t>
      </w:r>
      <w:r w:rsidRPr="02EF90A2" w:rsidR="792D5F51">
        <w:rPr>
          <w:lang w:eastAsia="hi-IN" w:bidi="hi-IN"/>
        </w:rPr>
        <w:t xml:space="preserve">perfectly, it was even equipped to write the data in a micro-SD card. </w:t>
      </w:r>
      <w:r w:rsidRPr="02EF90A2" w:rsidR="1C5CDEA0">
        <w:rPr>
          <w:lang w:eastAsia="hi-IN" w:bidi="hi-IN"/>
        </w:rPr>
        <w:t xml:space="preserve">The HSR could also drive over urban </w:t>
      </w:r>
      <w:r w:rsidRPr="02EF90A2" w:rsidR="2C9BF88A">
        <w:rPr>
          <w:lang w:eastAsia="hi-IN" w:bidi="hi-IN"/>
        </w:rPr>
        <w:t xml:space="preserve">terrain and could be either user controlled or programmed to go through a specific route. </w:t>
      </w:r>
    </w:p>
    <w:p w:rsidR="02EF90A2" w:rsidP="02EF90A2" w:rsidRDefault="02EF90A2" w14:paraId="029C2AF4" w14:textId="61C7B2A4">
      <w:pPr>
        <w:pStyle w:val="Normal"/>
        <w:rPr>
          <w:lang w:eastAsia="hi-IN" w:bidi="hi-IN"/>
        </w:rPr>
      </w:pPr>
    </w:p>
    <w:p w:rsidR="000A7F5E" w:rsidP="02EF90A2" w:rsidRDefault="000A7F5E" w14:paraId="58678A39" w14:textId="4827F812">
      <w:pPr>
        <w:pStyle w:val="Heading2"/>
      </w:pPr>
      <w:bookmarkStart w:name="_Toc99802237" w:id="71"/>
      <w:r w:rsidR="000A7F5E">
        <w:rPr/>
        <w:t>3.2</w:t>
      </w:r>
      <w:r w:rsidR="00CA3734">
        <w:rPr/>
        <w:t xml:space="preserve"> Performance vs. Design Goals</w:t>
      </w:r>
      <w:bookmarkEnd w:id="71"/>
    </w:p>
    <w:p w:rsidR="3774F6A0" w:rsidP="02EF90A2" w:rsidRDefault="3774F6A0" w14:paraId="3725971C" w14:textId="2AE6B7F8">
      <w:pPr>
        <w:pStyle w:val="Normal"/>
      </w:pPr>
      <w:r w:rsidR="3774F6A0">
        <w:rPr/>
        <w:t xml:space="preserve">When the initial </w:t>
      </w:r>
      <w:r w:rsidR="149346E4">
        <w:rPr/>
        <w:t>brainstorming</w:t>
      </w:r>
      <w:r w:rsidR="3774F6A0">
        <w:rPr/>
        <w:t xml:space="preserve"> was taking </w:t>
      </w:r>
      <w:r w:rsidR="58CA1E31">
        <w:rPr/>
        <w:t>place,</w:t>
      </w:r>
      <w:r w:rsidR="3774F6A0">
        <w:rPr/>
        <w:t xml:space="preserve"> the </w:t>
      </w:r>
      <w:r w:rsidR="129E24BB">
        <w:rPr/>
        <w:t>original</w:t>
      </w:r>
      <w:r w:rsidR="3774F6A0">
        <w:rPr/>
        <w:t xml:space="preserve"> idea was to have the data transmit live feed back to the </w:t>
      </w:r>
      <w:r w:rsidR="7808CC89">
        <w:rPr/>
        <w:t>user’s</w:t>
      </w:r>
      <w:r w:rsidR="3774F6A0">
        <w:rPr/>
        <w:t xml:space="preserve"> computer</w:t>
      </w:r>
      <w:r w:rsidR="52323150">
        <w:rPr/>
        <w:t>. However,</w:t>
      </w:r>
      <w:r w:rsidR="3774F6A0">
        <w:rPr/>
        <w:t xml:space="preserve"> this </w:t>
      </w:r>
      <w:r w:rsidR="64EFB0CF">
        <w:rPr/>
        <w:t xml:space="preserve">wasn’t a </w:t>
      </w:r>
      <w:r w:rsidR="6DA9CD2C">
        <w:rPr/>
        <w:t>feasible</w:t>
      </w:r>
      <w:r w:rsidR="64EFB0CF">
        <w:rPr/>
        <w:t xml:space="preserve"> idea as the parts provided, </w:t>
      </w:r>
      <w:r w:rsidR="6D4C8343">
        <w:rPr/>
        <w:t>their</w:t>
      </w:r>
      <w:r w:rsidR="64EFB0CF">
        <w:rPr/>
        <w:t xml:space="preserve"> signal only reached a few feet. </w:t>
      </w:r>
      <w:r w:rsidR="6819C09A">
        <w:rPr/>
        <w:t xml:space="preserve">Another design goal that didn’t make it far </w:t>
      </w:r>
      <w:r w:rsidR="5EDCF3B0">
        <w:rPr/>
        <w:t>off</w:t>
      </w:r>
      <w:r w:rsidR="6819C09A">
        <w:rPr/>
        <w:t xml:space="preserve"> the </w:t>
      </w:r>
      <w:r w:rsidR="1C9F90DF">
        <w:rPr/>
        <w:t>drafting</w:t>
      </w:r>
      <w:r w:rsidR="6819C09A">
        <w:rPr/>
        <w:t xml:space="preserve"> board was our idea to include water proofing to the robot, it turned out to be a large waste of time i</w:t>
      </w:r>
      <w:r w:rsidR="4532FF5A">
        <w:rPr/>
        <w:t>n the sense that there were other more important design features that needed to be taken car</w:t>
      </w:r>
      <w:r w:rsidR="73E5B97C">
        <w:rPr/>
        <w:t xml:space="preserve">e </w:t>
      </w:r>
      <w:r w:rsidR="4532FF5A">
        <w:rPr/>
        <w:t xml:space="preserve">of first. After </w:t>
      </w:r>
      <w:r w:rsidR="1B4CFF29">
        <w:rPr/>
        <w:t>that,</w:t>
      </w:r>
      <w:r w:rsidR="4532FF5A">
        <w:rPr/>
        <w:t xml:space="preserve"> </w:t>
      </w:r>
      <w:r w:rsidR="6E6C1ED4">
        <w:rPr/>
        <w:t>however</w:t>
      </w:r>
      <w:r w:rsidR="4532FF5A">
        <w:rPr/>
        <w:t xml:space="preserve"> all the goals the team had </w:t>
      </w:r>
      <w:r w:rsidR="2F059FD5">
        <w:rPr/>
        <w:t>were</w:t>
      </w:r>
      <w:r w:rsidR="2F20390A">
        <w:rPr/>
        <w:t xml:space="preserve"> </w:t>
      </w:r>
      <w:r w:rsidR="46F75E1C">
        <w:rPr/>
        <w:t>incorporated</w:t>
      </w:r>
      <w:r w:rsidR="2F20390A">
        <w:rPr/>
        <w:t xml:space="preserve"> </w:t>
      </w:r>
      <w:r w:rsidR="0FF476EF">
        <w:rPr/>
        <w:t>successfully</w:t>
      </w:r>
      <w:r w:rsidR="2F20390A">
        <w:rPr/>
        <w:t xml:space="preserve"> into the design. </w:t>
      </w:r>
    </w:p>
    <w:p w:rsidR="02EF90A2" w:rsidP="02EF90A2" w:rsidRDefault="02EF90A2" w14:paraId="103E36B8" w14:textId="7D44E3D6">
      <w:pPr>
        <w:pStyle w:val="Normal"/>
      </w:pPr>
    </w:p>
    <w:p w:rsidR="0046597C" w:rsidP="02EF90A2" w:rsidRDefault="00CA3734" w14:paraId="23205592" w14:textId="49C0EF8D">
      <w:pPr>
        <w:pStyle w:val="Normal"/>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32"/>
          <w:szCs w:val="32"/>
          <w:lang w:val="en-US"/>
        </w:rPr>
      </w:pPr>
      <w:bookmarkStart w:name="_Toc99802238" w:id="73"/>
      <w:r w:rsidRPr="02EF90A2" w:rsidR="00CA3734">
        <w:rPr>
          <w:rFonts w:ascii="Calibri" w:hAnsi="Calibri" w:eastAsia="Calibri" w:cs="Calibri" w:asciiTheme="minorAscii" w:hAnsiTheme="minorAscii" w:eastAsiaTheme="minorAscii" w:cstheme="minorAscii"/>
          <w:b w:val="1"/>
          <w:bCs w:val="1"/>
          <w:sz w:val="32"/>
          <w:szCs w:val="32"/>
        </w:rPr>
        <w:t>3.3 Future Work</w:t>
      </w:r>
      <w:bookmarkEnd w:id="73"/>
      <w:r w:rsidRPr="02EF90A2" w:rsidR="38494B5F">
        <w:rPr>
          <w:rFonts w:ascii="Calibri" w:hAnsi="Calibri" w:eastAsia="Calibri" w:cs="Calibri" w:asciiTheme="minorAscii" w:hAnsiTheme="minorAscii" w:eastAsiaTheme="minorAscii" w:cstheme="minorAscii"/>
          <w:b w:val="1"/>
          <w:bCs w:val="1"/>
          <w:i w:val="0"/>
          <w:iCs w:val="0"/>
          <w:caps w:val="0"/>
          <w:smallCaps w:val="0"/>
          <w:noProof w:val="0"/>
          <w:color w:val="000000" w:themeColor="text1" w:themeTint="FF" w:themeShade="FF"/>
          <w:sz w:val="32"/>
          <w:szCs w:val="32"/>
          <w:lang w:val="en-US"/>
        </w:rPr>
        <w:t xml:space="preserve"> </w:t>
      </w:r>
    </w:p>
    <w:p w:rsidR="0046597C" w:rsidP="02EF90A2" w:rsidRDefault="00CA3734" w14:paraId="35F27241" w14:textId="178B6885">
      <w:pPr>
        <w:pStyle w:val="Normal"/>
        <w:rPr>
          <w:rFonts w:ascii="Calibri" w:hAnsi="Calibri" w:eastAsia="Calibri" w:cs="Calibri" w:asciiTheme="minorAscii" w:hAnsiTheme="minorAscii" w:eastAsiaTheme="minorAscii" w:cstheme="minorAscii"/>
          <w:noProof w:val="0"/>
          <w:sz w:val="24"/>
          <w:szCs w:val="24"/>
          <w:lang w:val="en-US"/>
        </w:rPr>
      </w:pPr>
      <w:r w:rsidRPr="02EF90A2" w:rsidR="38494B5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Improvement of overall materials, possibly a metal frame. Upgrading the wheels to have more grip. Getting a better-quality camera. Blue tooth transmission was not done since it only went 30 feet out. Somehow getting a stronger blue tooth signal with more range like getting a higher end Bluetooth module. We would </w:t>
      </w:r>
      <w:r w:rsidRPr="02EF90A2" w:rsidR="2EA10F7D">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investigate</w:t>
      </w:r>
      <w:r w:rsidRPr="02EF90A2" w:rsidR="51FFFDD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r w:rsidRPr="02EF90A2" w:rsidR="38494B5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installing an ultrasonic sensor to be able to navigate areas safely and potentially map out the terrain around it automatically. We would also likely scale the entire robot up as we had to make expansions near the end of the project timeline to fit </w:t>
      </w:r>
      <w:r w:rsidRPr="02EF90A2" w:rsidR="38494B5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all</w:t>
      </w:r>
      <w:r w:rsidRPr="02EF90A2" w:rsidR="38494B5F">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the components in it.</w:t>
      </w:r>
    </w:p>
    <w:p w:rsidRPr="00CA3734" w:rsidR="00B51086" w:rsidP="00216770" w:rsidRDefault="00B51086" w14:paraId="32F8BA7B" w14:textId="3EFDAB5D">
      <w:pPr>
        <w:rPr>
          <w:sz w:val="36"/>
          <w:szCs w:val="40"/>
        </w:rPr>
      </w:pPr>
      <w:r>
        <w:br w:type="page"/>
      </w:r>
    </w:p>
    <w:p w:rsidR="00B51086" w:rsidP="00B51086" w:rsidRDefault="00B51086" w14:paraId="0B16BF41" w14:textId="77384A7A">
      <w:pPr>
        <w:pStyle w:val="Heading1"/>
      </w:pPr>
      <w:bookmarkStart w:name="_Toc99802239" w:id="80"/>
      <w:r w:rsidR="00B51086">
        <w:rPr/>
        <w:t>4.0 Summary and Recommendations</w:t>
      </w:r>
      <w:bookmarkEnd w:id="80"/>
    </w:p>
    <w:p w:rsidR="04FB9DDA" w:rsidP="67E9CF60" w:rsidRDefault="04FB9DDA" w14:paraId="1FA17653" w14:textId="389CAB17">
      <w:pPr>
        <w:pStyle w:val="Normal"/>
      </w:pPr>
      <w:r w:rsidR="04FB9DDA">
        <w:rPr/>
        <w:t xml:space="preserve">In </w:t>
      </w:r>
      <w:r w:rsidR="29525BAA">
        <w:rPr/>
        <w:t>summary,</w:t>
      </w:r>
      <w:r w:rsidR="04FB9DDA">
        <w:rPr/>
        <w:t xml:space="preserve"> our robot was a huge learning </w:t>
      </w:r>
      <w:r w:rsidR="6392B59F">
        <w:rPr/>
        <w:t>experience</w:t>
      </w:r>
      <w:r w:rsidR="04FB9DDA">
        <w:rPr/>
        <w:t xml:space="preserve">. We had many </w:t>
      </w:r>
      <w:r w:rsidR="0F8D65D9">
        <w:rPr/>
        <w:t>setbacks</w:t>
      </w:r>
      <w:r w:rsidR="04FB9DDA">
        <w:rPr/>
        <w:t xml:space="preserve"> that led us to</w:t>
      </w:r>
      <w:r w:rsidR="04FB9DDA">
        <w:rPr/>
        <w:t xml:space="preserve"> </w:t>
      </w:r>
      <w:r w:rsidR="61D06108">
        <w:rPr/>
        <w:t>learn</w:t>
      </w:r>
      <w:r w:rsidR="04FB9DDA">
        <w:rPr/>
        <w:t xml:space="preserve"> from our mistakes or </w:t>
      </w:r>
      <w:r w:rsidR="17A3FE86">
        <w:rPr/>
        <w:t>adapt</w:t>
      </w:r>
      <w:r w:rsidR="04FB9DDA">
        <w:rPr/>
        <w:t xml:space="preserve"> towards a better way to move forward. I speak for all the gro</w:t>
      </w:r>
      <w:r w:rsidR="6DD9A51D">
        <w:rPr/>
        <w:t xml:space="preserve">up when I say </w:t>
      </w:r>
      <w:r w:rsidR="2F34BFEC">
        <w:rPr/>
        <w:t>this is a</w:t>
      </w:r>
      <w:r w:rsidR="6DD9A51D">
        <w:rPr/>
        <w:t xml:space="preserve"> project, we are all immensely proud </w:t>
      </w:r>
      <w:r w:rsidR="719FAA69">
        <w:rPr/>
        <w:t>of it</w:t>
      </w:r>
      <w:r w:rsidR="6DD9A51D">
        <w:rPr/>
        <w:t xml:space="preserve"> and </w:t>
      </w:r>
      <w:r w:rsidR="0E2C705A">
        <w:rPr/>
        <w:t xml:space="preserve">it was a great group effort. There </w:t>
      </w:r>
      <w:proofErr w:type="gramStart"/>
      <w:r w:rsidR="0E2C705A">
        <w:rPr/>
        <w:t>are</w:t>
      </w:r>
      <w:proofErr w:type="gramEnd"/>
      <w:r w:rsidR="0E2C705A">
        <w:rPr/>
        <w:t xml:space="preserve"> </w:t>
      </w:r>
      <w:r w:rsidR="4B1480DF">
        <w:rPr/>
        <w:t>things</w:t>
      </w:r>
      <w:r w:rsidR="0E2C705A">
        <w:rPr/>
        <w:t xml:space="preserve"> that could be recommended in the future, those being time </w:t>
      </w:r>
      <w:r w:rsidR="03C75F4E">
        <w:rPr/>
        <w:t>management</w:t>
      </w:r>
      <w:r w:rsidR="0E2C705A">
        <w:rPr/>
        <w:t xml:space="preserve"> and quality of parts to name a few.</w:t>
      </w:r>
    </w:p>
    <w:p w:rsidR="00B51086" w:rsidP="00B51086" w:rsidRDefault="00B51086" w14:paraId="1C48266A" w14:textId="1B829387">
      <w:pPr>
        <w:pStyle w:val="Heading2"/>
      </w:pPr>
      <w:bookmarkStart w:name="_Toc99802240" w:id="81"/>
      <w:r w:rsidR="00B51086">
        <w:rPr/>
        <w:t xml:space="preserve">4.1 </w:t>
      </w:r>
      <w:r w:rsidR="00CA3734">
        <w:rPr/>
        <w:t>Project Summary</w:t>
      </w:r>
      <w:bookmarkEnd w:id="81"/>
    </w:p>
    <w:p w:rsidR="3F25DACB" w:rsidP="02EF90A2" w:rsidRDefault="3F25DACB" w14:paraId="740036A3" w14:textId="5C3D4C29">
      <w:pPr>
        <w:rPr>
          <w:sz w:val="24"/>
          <w:szCs w:val="24"/>
        </w:rPr>
      </w:pPr>
      <w:r w:rsidRPr="02EF90A2" w:rsidR="3F25DACB">
        <w:rPr>
          <w:sz w:val="24"/>
          <w:szCs w:val="24"/>
        </w:rPr>
        <w:t>- In total our group even with the setback we occurred trough problems with SD card readers, Bluetooth and displays we still make it through and got the project completed in the end. We tied for 1</w:t>
      </w:r>
      <w:r w:rsidRPr="02EF90A2" w:rsidR="3F25DACB">
        <w:rPr>
          <w:sz w:val="24"/>
          <w:szCs w:val="24"/>
          <w:vertAlign w:val="superscript"/>
        </w:rPr>
        <w:t>st</w:t>
      </w:r>
      <w:r w:rsidRPr="02EF90A2" w:rsidR="3F25DACB">
        <w:rPr>
          <w:sz w:val="24"/>
          <w:szCs w:val="24"/>
        </w:rPr>
        <w:t xml:space="preserve"> place at The Expo and showed off working prototypes of our </w:t>
      </w:r>
      <w:r w:rsidRPr="02EF90A2" w:rsidR="3F25DACB">
        <w:rPr>
          <w:sz w:val="24"/>
          <w:szCs w:val="24"/>
        </w:rPr>
        <w:t>H.S.R..</w:t>
      </w:r>
      <w:r w:rsidRPr="02EF90A2" w:rsidR="3F25DACB">
        <w:rPr>
          <w:sz w:val="24"/>
          <w:szCs w:val="24"/>
        </w:rPr>
        <w:t xml:space="preserve"> My group and I are very proud of ourselves and each other in the way we accomplished everything we set out to and had a very polished capable robot at the expo.</w:t>
      </w:r>
    </w:p>
    <w:p w:rsidR="00CA3734" w:rsidP="00CA3734" w:rsidRDefault="00CA3734" w14:paraId="5DA6532C" w14:textId="1464E261">
      <w:pPr>
        <w:pStyle w:val="Heading2"/>
      </w:pPr>
      <w:bookmarkStart w:name="_Toc99802241" w:id="82"/>
      <w:r w:rsidR="00CA3734">
        <w:rPr/>
        <w:t>4.2 Acknowledgements</w:t>
      </w:r>
      <w:bookmarkEnd w:id="82"/>
    </w:p>
    <w:bookmarkStart w:name="_Toc99802242" w:displacedByCustomXml="next" w:id="84"/>
    <w:p w:rsidRPr="00D44001" w:rsidR="00D44001" w:rsidP="02EF90A2" w:rsidRDefault="00D44001" w14:paraId="49665E43" w14:textId="218266D8">
      <w:pPr>
        <w:pStyle w:val="Normal"/>
        <w:rPr>
          <w:rFonts w:ascii="Calibri" w:hAnsi="Calibri" w:eastAsia="Calibri" w:cs="Calibri" w:asciiTheme="minorAscii" w:hAnsiTheme="minorAscii" w:eastAsiaTheme="minorAscii" w:cstheme="minorAscii"/>
          <w:noProof w:val="0"/>
          <w:sz w:val="24"/>
          <w:szCs w:val="24"/>
          <w:lang w:val="en-US"/>
        </w:rPr>
      </w:pPr>
      <w:r w:rsidRPr="02EF90A2" w:rsidR="3B716E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We would like to thank </w:t>
      </w:r>
      <w:r w:rsidRPr="02EF90A2" w:rsidR="3B716E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Elegoo</w:t>
      </w:r>
      <w:r w:rsidRPr="02EF90A2" w:rsidR="3B716E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for their contribution to our code and their v4 robot kit</w:t>
      </w:r>
      <w:r w:rsidRPr="02EF90A2" w:rsidR="4BE3BF0C">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w:t>
      </w:r>
      <w:r w:rsidRPr="02EF90A2" w:rsidR="3B716E41">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https://www.arduino.cc/ for their coding tutorials helping with the programming of the SD card</w:t>
      </w:r>
      <w:r w:rsidRPr="02EF90A2" w:rsidR="696CA44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on their website</w:t>
      </w:r>
      <w:r w:rsidRPr="02EF90A2" w:rsidR="286778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and </w:t>
      </w:r>
      <w:bookmarkStart w:name="_Int_9rGVKDvo" w:id="415504982"/>
      <w:r w:rsidRPr="02EF90A2" w:rsidR="286778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Seeedino</w:t>
      </w:r>
      <w:bookmarkEnd w:id="415504982"/>
      <w:r w:rsidRPr="02EF90A2" w:rsidR="286778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for their tutorials on their </w:t>
      </w:r>
      <w:r w:rsidRPr="02EF90A2" w:rsidR="0C26A223">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microcontrollers</w:t>
      </w:r>
      <w:r w:rsidRPr="02EF90A2" w:rsidR="286778A5">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w:t>
      </w:r>
    </w:p>
    <w:p w:rsidRPr="00D44001" w:rsidR="00D44001" w:rsidP="02EF90A2" w:rsidRDefault="00D44001" w14:paraId="672ED14A" w14:textId="43D604BC">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288F89AF" w14:textId="260162AA">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40C6BF7B" w14:textId="6EFB5475">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6E7E31DD" w14:textId="74705507">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7A360826" w14:textId="12D3B175">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41ACE702" w14:textId="7D669669">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225EBE43" w14:textId="701CCD8D">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2B725C8D" w14:textId="4A62754D">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3F30B8F3" w14:textId="66ABFF3C">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p w:rsidRPr="00D44001" w:rsidR="00D44001" w:rsidP="02EF90A2" w:rsidRDefault="00D44001" w14:paraId="0949FE89" w14:textId="5AAC5028">
      <w:pPr>
        <w:pStyle w:val="Normal"/>
        <w:rPr>
          <w:rFonts w:ascii="Calibri" w:hAnsi="Calibri" w:eastAsia="Calibri" w:cs="Calibri"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pPr>
    </w:p>
    <w:sdt>
      <w:sdtPr>
        <w:rPr>
          <w:b w:val="0"/>
          <w:sz w:val="22"/>
          <w:szCs w:val="22"/>
        </w:rPr>
        <w:id w:val="1621804172"/>
        <w:docPartObj>
          <w:docPartGallery w:val="Bibliographies"/>
          <w:docPartUnique/>
        </w:docPartObj>
      </w:sdtPr>
      <w:sdtContent>
        <w:p w:rsidRPr="00D44001" w:rsidR="00D44001" w:rsidP="02EF90A2" w:rsidRDefault="00D44001" w14:paraId="047CCC58" w14:textId="57D122D8">
          <w:pPr>
            <w:pStyle w:val="Heading1"/>
            <w:rPr>
              <w:rFonts w:ascii="Calibri" w:hAnsi="Calibri" w:eastAsia="Calibri" w:cs="Calibri" w:asciiTheme="minorAscii" w:hAnsiTheme="minorAscii" w:eastAsiaTheme="minorAscii" w:cstheme="minorAscii"/>
              <w:sz w:val="24"/>
              <w:szCs w:val="24"/>
            </w:rPr>
          </w:pPr>
          <w:r w:rsidR="00D44001">
            <w:rPr/>
            <w:t>References</w:t>
          </w:r>
          <w:bookmarkEnd w:id="84"/>
        </w:p>
        <w:p w:rsidR="48C537CD" w:rsidP="02EF90A2" w:rsidRDefault="48C537CD" w14:paraId="4B499BEF" w14:textId="456749CE">
          <w:pPr>
            <w:ind w:left="567" w:hanging="567"/>
          </w:pPr>
          <w:proofErr w:type="spellStart"/>
          <w:r w:rsidRPr="02EF90A2" w:rsidR="48C537CD">
            <w:rPr>
              <w:rFonts w:ascii="Calibri" w:hAnsi="Calibri" w:eastAsia="Calibri" w:cs="Calibri"/>
              <w:noProof w:val="0"/>
              <w:sz w:val="22"/>
              <w:szCs w:val="22"/>
              <w:lang w:val="en-US"/>
            </w:rPr>
            <w:t>Deslierres</w:t>
          </w:r>
          <w:proofErr w:type="spellEnd"/>
          <w:r w:rsidRPr="02EF90A2" w:rsidR="48C537CD">
            <w:rPr>
              <w:rFonts w:ascii="Calibri" w:hAnsi="Calibri" w:eastAsia="Calibri" w:cs="Calibri"/>
              <w:noProof w:val="0"/>
              <w:sz w:val="22"/>
              <w:szCs w:val="22"/>
              <w:lang w:val="en-US"/>
            </w:rPr>
            <w:t xml:space="preserve">, Michel. “Table of Contents.” </w:t>
          </w:r>
          <w:r w:rsidRPr="02EF90A2" w:rsidR="48C537CD">
            <w:rPr>
              <w:rFonts w:ascii="Calibri" w:hAnsi="Calibri" w:eastAsia="Calibri" w:cs="Calibri"/>
              <w:i w:val="1"/>
              <w:iCs w:val="1"/>
              <w:noProof w:val="0"/>
              <w:sz w:val="22"/>
              <w:szCs w:val="22"/>
              <w:lang w:val="en-US"/>
            </w:rPr>
            <w:t xml:space="preserve">Overview of the SAMD21 Arm Cortex-M0+ Based </w:t>
          </w:r>
          <w:proofErr w:type="spellStart"/>
          <w:r w:rsidRPr="02EF90A2" w:rsidR="48C537CD">
            <w:rPr>
              <w:rFonts w:ascii="Calibri" w:hAnsi="Calibri" w:eastAsia="Calibri" w:cs="Calibri"/>
              <w:i w:val="1"/>
              <w:iCs w:val="1"/>
              <w:noProof w:val="0"/>
              <w:sz w:val="22"/>
              <w:szCs w:val="22"/>
              <w:lang w:val="en-US"/>
            </w:rPr>
            <w:t>Seeed</w:t>
          </w:r>
          <w:proofErr w:type="spellEnd"/>
          <w:r w:rsidRPr="02EF90A2" w:rsidR="48C537CD">
            <w:rPr>
              <w:rFonts w:ascii="Calibri" w:hAnsi="Calibri" w:eastAsia="Calibri" w:cs="Calibri"/>
              <w:i w:val="1"/>
              <w:iCs w:val="1"/>
              <w:noProof w:val="0"/>
              <w:sz w:val="22"/>
              <w:szCs w:val="22"/>
              <w:lang w:val="en-US"/>
            </w:rPr>
            <w:t xml:space="preserve"> Studio XIAO</w:t>
          </w:r>
          <w:r w:rsidRPr="02EF90A2" w:rsidR="48C537CD">
            <w:rPr>
              <w:rFonts w:ascii="Calibri" w:hAnsi="Calibri" w:eastAsia="Calibri" w:cs="Calibri"/>
              <w:noProof w:val="0"/>
              <w:sz w:val="22"/>
              <w:szCs w:val="22"/>
              <w:lang w:val="en-US"/>
            </w:rPr>
            <w:t xml:space="preserve">, </w:t>
          </w:r>
          <w:hyperlink w:anchor="uart" r:id="R1c36b9b3bf154795">
            <w:r w:rsidRPr="02EF90A2" w:rsidR="48C537CD">
              <w:rPr>
                <w:rStyle w:val="Hyperlink"/>
                <w:rFonts w:ascii="Calibri" w:hAnsi="Calibri" w:eastAsia="Calibri" w:cs="Calibri"/>
                <w:noProof w:val="0"/>
                <w:sz w:val="22"/>
                <w:szCs w:val="22"/>
                <w:lang w:val="en-US"/>
              </w:rPr>
              <w:t>https://sigmdel.ca/michel/ha/xiao/seeeduino_xiao_01_en.html#uart</w:t>
            </w:r>
          </w:hyperlink>
          <w:r w:rsidRPr="02EF90A2" w:rsidR="48C537CD">
            <w:rPr>
              <w:rFonts w:ascii="Calibri" w:hAnsi="Calibri" w:eastAsia="Calibri" w:cs="Calibri"/>
              <w:noProof w:val="0"/>
              <w:sz w:val="22"/>
              <w:szCs w:val="22"/>
              <w:lang w:val="en-US"/>
            </w:rPr>
            <w:t xml:space="preserve">. </w:t>
          </w:r>
        </w:p>
        <w:p w:rsidR="4284928C" w:rsidP="02EF90A2" w:rsidRDefault="4284928C" w14:paraId="7AFF4353" w14:textId="4C88CC5E">
          <w:pPr>
            <w:ind w:left="567" w:hanging="567"/>
          </w:pPr>
          <w:r w:rsidRPr="02EF90A2" w:rsidR="4284928C">
            <w:rPr>
              <w:rFonts w:ascii="Calibri" w:hAnsi="Calibri" w:eastAsia="Calibri" w:cs="Calibri"/>
              <w:noProof w:val="0"/>
              <w:sz w:val="22"/>
              <w:szCs w:val="22"/>
              <w:lang w:val="en-US"/>
            </w:rPr>
            <w:t xml:space="preserve">“Eco-Friendly 3D Filament Guide - What Are the Possibilities and Innovations.” </w:t>
          </w:r>
          <w:proofErr w:type="spellStart"/>
          <w:r w:rsidRPr="02EF90A2" w:rsidR="4284928C">
            <w:rPr>
              <w:rFonts w:ascii="Calibri" w:hAnsi="Calibri" w:eastAsia="Calibri" w:cs="Calibri"/>
              <w:i w:val="1"/>
              <w:iCs w:val="1"/>
              <w:noProof w:val="0"/>
              <w:sz w:val="22"/>
              <w:szCs w:val="22"/>
              <w:lang w:val="en-US"/>
            </w:rPr>
            <w:t>Aniwaa</w:t>
          </w:r>
          <w:proofErr w:type="spellEnd"/>
          <w:r w:rsidRPr="02EF90A2" w:rsidR="4284928C">
            <w:rPr>
              <w:rFonts w:ascii="Calibri" w:hAnsi="Calibri" w:eastAsia="Calibri" w:cs="Calibri"/>
              <w:noProof w:val="0"/>
              <w:sz w:val="22"/>
              <w:szCs w:val="22"/>
              <w:lang w:val="en-US"/>
            </w:rPr>
            <w:t xml:space="preserve">, </w:t>
          </w:r>
          <w:hyperlink r:id="Re7a76bfd36b145de">
            <w:r w:rsidRPr="02EF90A2" w:rsidR="4284928C">
              <w:rPr>
                <w:rStyle w:val="Hyperlink"/>
                <w:rFonts w:ascii="Calibri" w:hAnsi="Calibri" w:eastAsia="Calibri" w:cs="Calibri"/>
                <w:noProof w:val="0"/>
                <w:sz w:val="22"/>
                <w:szCs w:val="22"/>
                <w:lang w:val="en-US"/>
              </w:rPr>
              <w:t>https://www.aniwaa.com/guide/am-materials/eco-friendly-3d-filament/</w:t>
            </w:r>
          </w:hyperlink>
          <w:r w:rsidRPr="02EF90A2" w:rsidR="4284928C">
            <w:rPr>
              <w:rFonts w:ascii="Calibri" w:hAnsi="Calibri" w:eastAsia="Calibri" w:cs="Calibri"/>
              <w:noProof w:val="0"/>
              <w:sz w:val="22"/>
              <w:szCs w:val="22"/>
              <w:lang w:val="en-US"/>
            </w:rPr>
            <w:t>.</w:t>
          </w:r>
        </w:p>
        <w:p w:rsidR="48C537CD" w:rsidP="02EF90A2" w:rsidRDefault="48C537CD" w14:paraId="552D1332" w14:textId="1853E6AC">
          <w:pPr>
            <w:ind w:left="567" w:hanging="567"/>
          </w:pPr>
          <w:r w:rsidRPr="02EF90A2" w:rsidR="48C537CD">
            <w:rPr>
              <w:rFonts w:ascii="Calibri" w:hAnsi="Calibri" w:eastAsia="Calibri" w:cs="Calibri"/>
              <w:noProof w:val="0"/>
              <w:sz w:val="22"/>
              <w:szCs w:val="22"/>
              <w:lang w:val="en-US"/>
            </w:rPr>
            <w:t xml:space="preserve">“Elegoo Uno R3 Project Smart Robot Car Kit V 3.0 Plus.” </w:t>
          </w:r>
          <w:r w:rsidRPr="02EF90A2" w:rsidR="48C537CD">
            <w:rPr>
              <w:rFonts w:ascii="Calibri" w:hAnsi="Calibri" w:eastAsia="Calibri" w:cs="Calibri"/>
              <w:i w:val="1"/>
              <w:iCs w:val="1"/>
              <w:noProof w:val="0"/>
              <w:sz w:val="22"/>
              <w:szCs w:val="22"/>
              <w:lang w:val="en-US"/>
            </w:rPr>
            <w:t>ELEGOO Official</w:t>
          </w:r>
          <w:r w:rsidRPr="02EF90A2" w:rsidR="48C537CD">
            <w:rPr>
              <w:rFonts w:ascii="Calibri" w:hAnsi="Calibri" w:eastAsia="Calibri" w:cs="Calibri"/>
              <w:noProof w:val="0"/>
              <w:sz w:val="22"/>
              <w:szCs w:val="22"/>
              <w:lang w:val="en-US"/>
            </w:rPr>
            <w:t xml:space="preserve">, </w:t>
          </w:r>
          <w:hyperlink r:id="R44bda9e334f24a78">
            <w:r w:rsidRPr="02EF90A2" w:rsidR="48C537CD">
              <w:rPr>
                <w:rStyle w:val="Hyperlink"/>
                <w:rFonts w:ascii="Calibri" w:hAnsi="Calibri" w:eastAsia="Calibri" w:cs="Calibri"/>
                <w:noProof w:val="0"/>
                <w:sz w:val="22"/>
                <w:szCs w:val="22"/>
                <w:lang w:val="en-US"/>
              </w:rPr>
              <w:t>https://www.elegoo.com/products/elegoo-smart-robot-car-kit-v-3-0-plus</w:t>
            </w:r>
          </w:hyperlink>
          <w:r w:rsidRPr="02EF90A2" w:rsidR="48C537CD">
            <w:rPr>
              <w:rFonts w:ascii="Calibri" w:hAnsi="Calibri" w:eastAsia="Calibri" w:cs="Calibri"/>
              <w:noProof w:val="0"/>
              <w:sz w:val="22"/>
              <w:szCs w:val="22"/>
              <w:lang w:val="en-US"/>
            </w:rPr>
            <w:t xml:space="preserve">. </w:t>
          </w:r>
        </w:p>
        <w:p w:rsidR="48C537CD" w:rsidP="02EF90A2" w:rsidRDefault="48C537CD" w14:paraId="033851E0" w14:textId="3BC0E6EE">
          <w:pPr>
            <w:ind w:left="567" w:hanging="567"/>
          </w:pPr>
          <w:r w:rsidRPr="02EF90A2" w:rsidR="48C537CD">
            <w:rPr>
              <w:rFonts w:ascii="Calibri" w:hAnsi="Calibri" w:eastAsia="Calibri" w:cs="Calibri"/>
              <w:noProof w:val="0"/>
              <w:sz w:val="22"/>
              <w:szCs w:val="22"/>
              <w:lang w:val="en-US"/>
            </w:rPr>
            <w:t xml:space="preserve">“HC-05 (ZS-040) Bluetooth Module.” </w:t>
          </w:r>
          <w:r w:rsidRPr="02EF90A2" w:rsidR="48C537CD">
            <w:rPr>
              <w:rFonts w:ascii="Calibri" w:hAnsi="Calibri" w:eastAsia="Calibri" w:cs="Calibri"/>
              <w:i w:val="1"/>
              <w:iCs w:val="1"/>
              <w:noProof w:val="0"/>
              <w:sz w:val="22"/>
              <w:szCs w:val="22"/>
              <w:lang w:val="en-US"/>
            </w:rPr>
            <w:t>ProtoSupplies</w:t>
          </w:r>
          <w:r w:rsidRPr="02EF90A2" w:rsidR="48C537CD">
            <w:rPr>
              <w:rFonts w:ascii="Calibri" w:hAnsi="Calibri" w:eastAsia="Calibri" w:cs="Calibri"/>
              <w:noProof w:val="0"/>
              <w:sz w:val="22"/>
              <w:szCs w:val="22"/>
              <w:lang w:val="en-US"/>
            </w:rPr>
            <w:t xml:space="preserve">, 8 Oct. 2022, </w:t>
          </w:r>
          <w:hyperlink r:id="Rfdf5ca928dfc494e">
            <w:r w:rsidRPr="02EF90A2" w:rsidR="48C537CD">
              <w:rPr>
                <w:rStyle w:val="Hyperlink"/>
                <w:rFonts w:ascii="Calibri" w:hAnsi="Calibri" w:eastAsia="Calibri" w:cs="Calibri"/>
                <w:noProof w:val="0"/>
                <w:sz w:val="22"/>
                <w:szCs w:val="22"/>
                <w:lang w:val="en-US"/>
              </w:rPr>
              <w:t>https://protosupplies.com/product/hc-05-zs-040-bluetooth-module/</w:t>
            </w:r>
          </w:hyperlink>
          <w:r w:rsidRPr="02EF90A2" w:rsidR="48C537CD">
            <w:rPr>
              <w:rFonts w:ascii="Calibri" w:hAnsi="Calibri" w:eastAsia="Calibri" w:cs="Calibri"/>
              <w:noProof w:val="0"/>
              <w:sz w:val="22"/>
              <w:szCs w:val="22"/>
              <w:lang w:val="en-US"/>
            </w:rPr>
            <w:t xml:space="preserve">. </w:t>
          </w:r>
        </w:p>
        <w:p w:rsidR="48C537CD" w:rsidP="02EF90A2" w:rsidRDefault="48C537CD" w14:paraId="35375E5F" w14:textId="2D9B7583">
          <w:pPr>
            <w:ind w:left="567" w:hanging="567"/>
          </w:pPr>
          <w:r w:rsidRPr="02EF90A2" w:rsidR="48C537CD">
            <w:rPr>
              <w:rFonts w:ascii="Calibri" w:hAnsi="Calibri" w:eastAsia="Calibri" w:cs="Calibri"/>
              <w:noProof w:val="0"/>
              <w:sz w:val="22"/>
              <w:szCs w:val="22"/>
              <w:lang w:val="en-US"/>
            </w:rPr>
            <w:t xml:space="preserve">Person. “UART: A Hardware Communication Protocol Understanding Universal Asynchronous Receiver/Transmitter.” </w:t>
          </w:r>
          <w:r w:rsidRPr="02EF90A2" w:rsidR="48C537CD">
            <w:rPr>
              <w:rFonts w:ascii="Calibri" w:hAnsi="Calibri" w:eastAsia="Calibri" w:cs="Calibri"/>
              <w:i w:val="1"/>
              <w:iCs w:val="1"/>
              <w:noProof w:val="0"/>
              <w:sz w:val="22"/>
              <w:szCs w:val="22"/>
              <w:lang w:val="en-US"/>
            </w:rPr>
            <w:t>UART: A Hardware Communication Protocol Understanding Universal Asynchronous Receiver/Transmitter | Analog Devices</w:t>
          </w:r>
          <w:r w:rsidRPr="02EF90A2" w:rsidR="48C537CD">
            <w:rPr>
              <w:rFonts w:ascii="Calibri" w:hAnsi="Calibri" w:eastAsia="Calibri" w:cs="Calibri"/>
              <w:noProof w:val="0"/>
              <w:sz w:val="22"/>
              <w:szCs w:val="22"/>
              <w:lang w:val="en-US"/>
            </w:rPr>
            <w:t xml:space="preserve">, </w:t>
          </w:r>
          <w:hyperlink r:id="R5d89f7dbaaf04c89">
            <w:r w:rsidRPr="02EF90A2" w:rsidR="48C537CD">
              <w:rPr>
                <w:rStyle w:val="Hyperlink"/>
                <w:rFonts w:ascii="Calibri" w:hAnsi="Calibri" w:eastAsia="Calibri" w:cs="Calibri"/>
                <w:noProof w:val="0"/>
                <w:sz w:val="22"/>
                <w:szCs w:val="22"/>
                <w:lang w:val="en-US"/>
              </w:rPr>
              <w:t>https://www.analog.com/en/analog-dialogue/articles/uart-a-hardware-communication-protocol.html</w:t>
            </w:r>
          </w:hyperlink>
          <w:r w:rsidRPr="02EF90A2" w:rsidR="48C537CD">
            <w:rPr>
              <w:rFonts w:ascii="Calibri" w:hAnsi="Calibri" w:eastAsia="Calibri" w:cs="Calibri"/>
              <w:noProof w:val="0"/>
              <w:sz w:val="22"/>
              <w:szCs w:val="22"/>
              <w:lang w:val="en-US"/>
            </w:rPr>
            <w:t xml:space="preserve">. </w:t>
          </w:r>
        </w:p>
        <w:p w:rsidR="340678CE" w:rsidP="02EF90A2" w:rsidRDefault="340678CE" w14:paraId="76510BB8" w14:textId="5F7214E6">
          <w:pPr>
            <w:ind w:left="567" w:hanging="567"/>
          </w:pPr>
          <w:r w:rsidRPr="02EF90A2" w:rsidR="340678CE">
            <w:rPr>
              <w:rFonts w:ascii="Calibri" w:hAnsi="Calibri" w:eastAsia="Calibri" w:cs="Calibri"/>
              <w:noProof w:val="0"/>
              <w:sz w:val="22"/>
              <w:szCs w:val="22"/>
              <w:lang w:val="en-US"/>
            </w:rPr>
            <w:t>“</w:t>
          </w:r>
          <w:proofErr w:type="spellStart"/>
          <w:r w:rsidRPr="02EF90A2" w:rsidR="340678CE">
            <w:rPr>
              <w:rFonts w:ascii="Calibri" w:hAnsi="Calibri" w:eastAsia="Calibri" w:cs="Calibri"/>
              <w:noProof w:val="0"/>
              <w:sz w:val="22"/>
              <w:szCs w:val="22"/>
              <w:lang w:val="en-US"/>
            </w:rPr>
            <w:t>SREHDing</w:t>
          </w:r>
          <w:proofErr w:type="spellEnd"/>
          <w:r w:rsidRPr="02EF90A2" w:rsidR="340678CE">
            <w:rPr>
              <w:rFonts w:ascii="Calibri" w:hAnsi="Calibri" w:eastAsia="Calibri" w:cs="Calibri"/>
              <w:noProof w:val="0"/>
              <w:sz w:val="22"/>
              <w:szCs w:val="22"/>
              <w:lang w:val="en-US"/>
            </w:rPr>
            <w:t xml:space="preserve"> Explosive Hazards: New Robotic System Finds and Destroys Explosive Threats.” </w:t>
          </w:r>
          <w:hyperlink>
            <w:r w:rsidRPr="02EF90A2" w:rsidR="340678CE">
              <w:rPr>
                <w:rStyle w:val="Hyperlink"/>
                <w:rFonts w:ascii="Calibri" w:hAnsi="Calibri" w:eastAsia="Calibri" w:cs="Calibri"/>
                <w:i w:val="1"/>
                <w:iCs w:val="1"/>
                <w:noProof w:val="0"/>
                <w:sz w:val="22"/>
                <w:szCs w:val="22"/>
                <w:lang w:val="en-US"/>
              </w:rPr>
              <w:t>Www.army.mil</w:t>
            </w:r>
          </w:hyperlink>
          <w:r w:rsidRPr="02EF90A2" w:rsidR="340678CE">
            <w:rPr>
              <w:rFonts w:ascii="Calibri" w:hAnsi="Calibri" w:eastAsia="Calibri" w:cs="Calibri"/>
              <w:noProof w:val="0"/>
              <w:sz w:val="22"/>
              <w:szCs w:val="22"/>
              <w:lang w:val="en-US"/>
            </w:rPr>
            <w:t xml:space="preserve">, </w:t>
          </w:r>
          <w:hyperlink r:id="R0a319e15968b4064">
            <w:r w:rsidRPr="02EF90A2" w:rsidR="340678CE">
              <w:rPr>
                <w:rStyle w:val="Hyperlink"/>
                <w:rFonts w:ascii="Calibri" w:hAnsi="Calibri" w:eastAsia="Calibri" w:cs="Calibri"/>
                <w:noProof w:val="0"/>
                <w:sz w:val="22"/>
                <w:szCs w:val="22"/>
                <w:lang w:val="en-US"/>
              </w:rPr>
              <w:t>https://www.army.mil/article/185466/srehding_explosive_hazards_new_robotic_system_finds_and_destroys_explosive_threats</w:t>
            </w:r>
          </w:hyperlink>
          <w:r w:rsidRPr="02EF90A2" w:rsidR="340678CE">
            <w:rPr>
              <w:rFonts w:ascii="Calibri" w:hAnsi="Calibri" w:eastAsia="Calibri" w:cs="Calibri"/>
              <w:noProof w:val="0"/>
              <w:sz w:val="22"/>
              <w:szCs w:val="22"/>
              <w:lang w:val="en-US"/>
            </w:rPr>
            <w:t>.</w:t>
          </w:r>
        </w:p>
        <w:p w:rsidR="48C537CD" w:rsidP="02EF90A2" w:rsidRDefault="48C537CD" w14:paraId="7C990F77" w14:textId="6BFDFCEF">
          <w:pPr>
            <w:ind w:left="567" w:hanging="567"/>
            <w:jc w:val="both"/>
            <w:rPr>
              <w:rFonts w:ascii="Calibri" w:hAnsi="Calibri" w:eastAsia="Calibri" w:cs="Calibri"/>
              <w:noProof w:val="0"/>
              <w:color w:val="000000" w:themeColor="text1" w:themeTint="FF" w:themeShade="FF"/>
              <w:sz w:val="22"/>
              <w:szCs w:val="22"/>
              <w:lang w:val="en-US"/>
            </w:rPr>
          </w:pPr>
          <w:r w:rsidRPr="02EF90A2" w:rsidR="48C537CD">
            <w:rPr>
              <w:rFonts w:ascii="Calibri" w:hAnsi="Calibri" w:eastAsia="Calibri" w:cs="Calibri"/>
              <w:noProof w:val="0"/>
              <w:color w:val="000000" w:themeColor="text1" w:themeTint="FF" w:themeShade="FF"/>
              <w:sz w:val="22"/>
              <w:szCs w:val="22"/>
              <w:lang w:val="en-US"/>
            </w:rPr>
            <w:t xml:space="preserve">“TM1637 Tiny Display #.” </w:t>
          </w:r>
          <w:r w:rsidRPr="02EF90A2" w:rsidR="48C537CD">
            <w:rPr>
              <w:rFonts w:ascii="Calibri" w:hAnsi="Calibri" w:eastAsia="Calibri" w:cs="Calibri"/>
              <w:i w:val="1"/>
              <w:iCs w:val="1"/>
              <w:noProof w:val="0"/>
              <w:color w:val="000000" w:themeColor="text1" w:themeTint="FF" w:themeShade="FF"/>
              <w:sz w:val="22"/>
              <w:szCs w:val="22"/>
              <w:lang w:val="en-US"/>
            </w:rPr>
            <w:t>TM1637TinyDisplay</w:t>
          </w:r>
          <w:r w:rsidRPr="02EF90A2" w:rsidR="48C537CD">
            <w:rPr>
              <w:rFonts w:ascii="Calibri" w:hAnsi="Calibri" w:eastAsia="Calibri" w:cs="Calibri"/>
              <w:noProof w:val="0"/>
              <w:color w:val="000000" w:themeColor="text1" w:themeTint="FF" w:themeShade="FF"/>
              <w:sz w:val="22"/>
              <w:szCs w:val="22"/>
              <w:lang w:val="en-US"/>
            </w:rPr>
            <w:t xml:space="preserve">, </w:t>
          </w:r>
          <w:hyperlink r:id="Rd31ae282ffb74127">
            <w:r w:rsidRPr="02EF90A2" w:rsidR="48C537CD">
              <w:rPr>
                <w:rStyle w:val="Hyperlink"/>
                <w:rFonts w:ascii="Calibri" w:hAnsi="Calibri" w:eastAsia="Calibri" w:cs="Calibri"/>
                <w:noProof w:val="0"/>
                <w:color w:val="000000" w:themeColor="text1" w:themeTint="FF" w:themeShade="FF"/>
                <w:sz w:val="22"/>
                <w:szCs w:val="22"/>
                <w:lang w:val="en-US"/>
              </w:rPr>
              <w:t>https://jasonacox.github.io/TM1637TinyDisplay/</w:t>
            </w:r>
          </w:hyperlink>
          <w:r w:rsidRPr="02EF90A2" w:rsidR="48C537CD">
            <w:rPr>
              <w:rFonts w:ascii="Calibri" w:hAnsi="Calibri" w:eastAsia="Calibri" w:cs="Calibri"/>
              <w:noProof w:val="0"/>
              <w:color w:val="000000" w:themeColor="text1" w:themeTint="FF" w:themeShade="FF"/>
              <w:sz w:val="22"/>
              <w:szCs w:val="22"/>
              <w:lang w:val="en-US"/>
            </w:rPr>
            <w:t xml:space="preserve">. </w:t>
          </w:r>
        </w:p>
        <w:p w:rsidR="48C537CD" w:rsidP="02EF90A2" w:rsidRDefault="48C537CD" w14:paraId="0BE2E893" w14:textId="15753451">
          <w:pPr>
            <w:ind w:left="567" w:hanging="567"/>
          </w:pPr>
          <w:r w:rsidRPr="02EF90A2" w:rsidR="48C537CD">
            <w:rPr>
              <w:rFonts w:ascii="Calibri" w:hAnsi="Calibri" w:eastAsia="Calibri" w:cs="Calibri"/>
              <w:noProof w:val="0"/>
              <w:sz w:val="22"/>
              <w:szCs w:val="22"/>
              <w:lang w:val="en-US"/>
            </w:rPr>
            <w:t xml:space="preserve">Zuo, Baozhu. “Getting Started with Seeed Studio Xiao Samd21.” </w:t>
          </w:r>
          <w:r w:rsidRPr="02EF90A2" w:rsidR="48C537CD">
            <w:rPr>
              <w:rFonts w:ascii="Calibri" w:hAnsi="Calibri" w:eastAsia="Calibri" w:cs="Calibri"/>
              <w:i w:val="1"/>
              <w:iCs w:val="1"/>
              <w:noProof w:val="0"/>
              <w:sz w:val="22"/>
              <w:szCs w:val="22"/>
              <w:lang w:val="en-US"/>
            </w:rPr>
            <w:t>Seeedstudio</w:t>
          </w:r>
          <w:r w:rsidRPr="02EF90A2" w:rsidR="48C537CD">
            <w:rPr>
              <w:rFonts w:ascii="Calibri" w:hAnsi="Calibri" w:eastAsia="Calibri" w:cs="Calibri"/>
              <w:noProof w:val="0"/>
              <w:sz w:val="22"/>
              <w:szCs w:val="22"/>
              <w:lang w:val="en-US"/>
            </w:rPr>
            <w:t xml:space="preserve">, </w:t>
          </w:r>
          <w:hyperlink r:id="R891c1e2da8e74ba1">
            <w:r w:rsidRPr="02EF90A2" w:rsidR="48C537CD">
              <w:rPr>
                <w:rStyle w:val="Hyperlink"/>
                <w:rFonts w:ascii="Calibri" w:hAnsi="Calibri" w:eastAsia="Calibri" w:cs="Calibri"/>
                <w:noProof w:val="0"/>
                <w:sz w:val="22"/>
                <w:szCs w:val="22"/>
                <w:lang w:val="en-US"/>
              </w:rPr>
              <w:t>https://wiki.seeedstudio.com/Seeeduino-XIAO/</w:t>
            </w:r>
          </w:hyperlink>
          <w:r w:rsidRPr="02EF90A2" w:rsidR="48C537CD">
            <w:rPr>
              <w:rFonts w:ascii="Calibri" w:hAnsi="Calibri" w:eastAsia="Calibri" w:cs="Calibri"/>
              <w:noProof w:val="0"/>
              <w:sz w:val="22"/>
              <w:szCs w:val="22"/>
              <w:lang w:val="en-US"/>
            </w:rPr>
            <w:t>.</w:t>
          </w:r>
        </w:p>
        <w:p w:rsidR="02EF90A2" w:rsidP="02EF90A2" w:rsidRDefault="02EF90A2" w14:paraId="786E39F0" w14:textId="747CEB8C">
          <w:pPr>
            <w:pStyle w:val="Normal"/>
          </w:pPr>
        </w:p>
        <w:sdt>
          <w:sdtPr>
            <w:id w:val="-573587230"/>
            <w:bibliography/>
          </w:sdtPr>
          <w:sdtContent>
            <w:p w:rsidR="00757C84" w:rsidP="00757C84" w:rsidRDefault="00D44001" w14:paraId="7D4EE5BB" w14:textId="77777777">
              <w:pPr>
                <w:pStyle w:val="Bibliography"/>
                <w:ind w:left="720" w:hanging="720"/>
                <w:rPr>
                  <w:noProof/>
                  <w:sz w:val="24"/>
                  <w:szCs w:val="24"/>
                </w:rPr>
              </w:pPr>
              <w:r>
                <w:fldChar w:fldCharType="begin"/>
              </w:r>
              <w:r>
                <w:instrText xml:space="preserve"> BIBLIOGRAPHY </w:instrText>
              </w:r>
              <w:r>
                <w:fldChar w:fldCharType="separate"/>
              </w:r>
              <w:r w:rsidR="00757C84">
                <w:rPr>
                  <w:noProof/>
                </w:rPr>
                <w:t>name, a. (year of pub.).</w:t>
              </w:r>
            </w:p>
            <w:p w:rsidR="00B51086" w:rsidP="00B51086" w:rsidRDefault="00B51086" w14:paraId="2C45BAA0" w14:textId="5B02A56D">
              <w:r w:rsidRPr="02EF90A2">
                <w:rPr>
                  <w:b w:val="1"/>
                  <w:bCs w:val="1"/>
                  <w:noProof/>
                </w:rPr>
                <w:fldChar w:fldCharType="end"/>
              </w:r>
            </w:p>
          </w:sdtContent>
        </w:sdt>
      </w:sdtContent>
    </w:sdt>
    <w:p w:rsidR="00B51086" w:rsidP="00B51086" w:rsidRDefault="00B51086" w14:paraId="0A1564FF" w14:textId="1FA4A674">
      <w:r>
        <w:br w:type="page"/>
      </w:r>
    </w:p>
    <w:p w:rsidR="00B51086" w:rsidP="00B51086" w:rsidRDefault="00B51086" w14:paraId="71D03395" w14:textId="77777777">
      <w:pPr>
        <w:pStyle w:val="Heading1"/>
      </w:pPr>
      <w:bookmarkStart w:name="_Toc99802243" w:id="85"/>
      <w:r>
        <w:t>Appendix</w:t>
      </w:r>
      <w:bookmarkEnd w:id="85"/>
    </w:p>
    <w:p w:rsidR="00B51086" w:rsidP="00B51086" w:rsidRDefault="00B51086" w14:paraId="5B57D260" w14:textId="19B60C4E">
      <w:r>
        <w:t>Include material from outside sources used directly or indirectly in the study but not essential to include in the body of the study.</w:t>
      </w:r>
    </w:p>
    <w:p w:rsidR="0046597C" w:rsidP="0046597C" w:rsidRDefault="0046597C" w14:paraId="719348DD" w14:textId="77777777">
      <w:pPr>
        <w:pStyle w:val="paragraph"/>
        <w:numPr>
          <w:ilvl w:val="0"/>
          <w:numId w:val="6"/>
        </w:numPr>
        <w:spacing w:before="0" w:beforeAutospacing="0" w:after="0" w:afterAutospacing="0"/>
        <w:ind w:left="1800" w:firstLine="0"/>
        <w:textAlignment w:val="baseline"/>
        <w:rPr>
          <w:rFonts w:ascii="Calibri" w:hAnsi="Calibri" w:cs="Calibri"/>
          <w:color w:val="000000"/>
        </w:rPr>
      </w:pPr>
      <w:r>
        <w:rPr>
          <w:rStyle w:val="normaltextrun"/>
          <w:rFonts w:ascii="Calibri" w:hAnsi="Calibri" w:cs="Calibri"/>
          <w:color w:val="FF66CC"/>
        </w:rPr>
        <w:t>Parts list </w:t>
      </w:r>
      <w:r>
        <w:rPr>
          <w:rStyle w:val="eop"/>
          <w:rFonts w:ascii="Calibri" w:hAnsi="Calibri" w:cs="Calibri"/>
          <w:color w:val="FF66CC"/>
        </w:rPr>
        <w:t> </w:t>
      </w:r>
    </w:p>
    <w:p w:rsidR="0046597C" w:rsidP="0046597C" w:rsidRDefault="0046597C" w14:paraId="3A5F2811" w14:textId="77777777">
      <w:pPr>
        <w:pStyle w:val="paragraph"/>
        <w:numPr>
          <w:ilvl w:val="0"/>
          <w:numId w:val="6"/>
        </w:numPr>
        <w:spacing w:before="0" w:beforeAutospacing="0" w:after="0" w:afterAutospacing="0"/>
        <w:ind w:left="1800" w:firstLine="0"/>
        <w:textAlignment w:val="baseline"/>
        <w:rPr>
          <w:rFonts w:ascii="Calibri" w:hAnsi="Calibri" w:cs="Calibri"/>
          <w:color w:val="000000"/>
        </w:rPr>
      </w:pPr>
      <w:r>
        <w:rPr>
          <w:rStyle w:val="normaltextrun"/>
          <w:rFonts w:ascii="Calibri" w:hAnsi="Calibri" w:cs="Calibri"/>
          <w:b/>
          <w:bCs/>
        </w:rPr>
        <w:t>Robot parts:</w:t>
      </w:r>
      <w:r>
        <w:rPr>
          <w:rStyle w:val="normaltextrun"/>
          <w:rFonts w:ascii="Calibri" w:hAnsi="Calibri" w:cs="Calibri"/>
          <w:color w:val="FF66CC"/>
        </w:rPr>
        <w:t> </w:t>
      </w:r>
      <w:r>
        <w:rPr>
          <w:rStyle w:val="eop"/>
          <w:rFonts w:ascii="Calibri" w:hAnsi="Calibri" w:cs="Calibri"/>
          <w:color w:val="FF66CC"/>
        </w:rPr>
        <w:t> </w:t>
      </w:r>
    </w:p>
    <w:p w:rsidR="0046597C" w:rsidP="0046597C" w:rsidRDefault="0046597C" w14:paraId="6F90EFA9" w14:textId="77777777">
      <w:pPr>
        <w:pStyle w:val="paragraph"/>
        <w:numPr>
          <w:ilvl w:val="0"/>
          <w:numId w:val="6"/>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4 tires</w:t>
      </w:r>
      <w:r>
        <w:rPr>
          <w:rStyle w:val="tabchar"/>
          <w:rFonts w:ascii="Calibri" w:hAnsi="Calibri" w:cs="Calibri"/>
        </w:rPr>
        <w:tab/>
      </w:r>
      <w:r>
        <w:rPr>
          <w:rStyle w:val="eop"/>
          <w:rFonts w:ascii="Calibri" w:hAnsi="Calibri" w:cs="Calibri"/>
        </w:rPr>
        <w:t> </w:t>
      </w:r>
    </w:p>
    <w:p w:rsidR="0046597C" w:rsidP="0046597C" w:rsidRDefault="0046597C" w14:paraId="26471E48" w14:textId="77777777">
      <w:pPr>
        <w:pStyle w:val="paragraph"/>
        <w:numPr>
          <w:ilvl w:val="0"/>
          <w:numId w:val="7"/>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4 motors</w:t>
      </w:r>
      <w:r>
        <w:rPr>
          <w:rStyle w:val="eop"/>
          <w:rFonts w:ascii="Calibri" w:hAnsi="Calibri" w:cs="Calibri"/>
        </w:rPr>
        <w:t> </w:t>
      </w:r>
    </w:p>
    <w:p w:rsidR="0046597C" w:rsidP="0046597C" w:rsidRDefault="0046597C" w14:paraId="11617B9D" w14:textId="77777777">
      <w:pPr>
        <w:pStyle w:val="paragraph"/>
        <w:numPr>
          <w:ilvl w:val="0"/>
          <w:numId w:val="7"/>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Camera</w:t>
      </w:r>
      <w:r>
        <w:rPr>
          <w:rStyle w:val="eop"/>
          <w:rFonts w:ascii="Calibri" w:hAnsi="Calibri" w:cs="Calibri"/>
        </w:rPr>
        <w:t> </w:t>
      </w:r>
    </w:p>
    <w:p w:rsidR="0046597C" w:rsidP="0046597C" w:rsidRDefault="0046597C" w14:paraId="63CFE623" w14:textId="77777777">
      <w:pPr>
        <w:pStyle w:val="paragraph"/>
        <w:numPr>
          <w:ilvl w:val="0"/>
          <w:numId w:val="7"/>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 Mq-5 Gas sensor</w:t>
      </w:r>
      <w:r>
        <w:rPr>
          <w:rStyle w:val="eop"/>
          <w:rFonts w:ascii="Calibri" w:hAnsi="Calibri" w:cs="Calibri"/>
        </w:rPr>
        <w:t> </w:t>
      </w:r>
    </w:p>
    <w:p w:rsidR="0046597C" w:rsidP="0046597C" w:rsidRDefault="0046597C" w14:paraId="39BCBE15" w14:textId="77777777">
      <w:pPr>
        <w:pStyle w:val="paragraph"/>
        <w:numPr>
          <w:ilvl w:val="0"/>
          <w:numId w:val="7"/>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Temperature sensor</w:t>
      </w:r>
      <w:r>
        <w:rPr>
          <w:rStyle w:val="eop"/>
          <w:rFonts w:ascii="Calibri" w:hAnsi="Calibri" w:cs="Calibri"/>
        </w:rPr>
        <w:t> </w:t>
      </w:r>
    </w:p>
    <w:p w:rsidR="0046597C" w:rsidP="0046597C" w:rsidRDefault="0046597C" w14:paraId="18D4FEA7" w14:textId="77777777">
      <w:pPr>
        <w:pStyle w:val="paragraph"/>
        <w:numPr>
          <w:ilvl w:val="0"/>
          <w:numId w:val="7"/>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Arduino seed </w:t>
      </w:r>
      <w:r>
        <w:rPr>
          <w:rStyle w:val="eop"/>
          <w:rFonts w:ascii="Calibri" w:hAnsi="Calibri" w:cs="Calibri"/>
        </w:rPr>
        <w:t> </w:t>
      </w:r>
    </w:p>
    <w:p w:rsidR="0046597C" w:rsidP="0046597C" w:rsidRDefault="0046597C" w14:paraId="3E3A0A09" w14:textId="77777777">
      <w:pPr>
        <w:pStyle w:val="paragraph"/>
        <w:numPr>
          <w:ilvl w:val="0"/>
          <w:numId w:val="8"/>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1 Arduino </w:t>
      </w:r>
      <w:r>
        <w:rPr>
          <w:rStyle w:val="eop"/>
          <w:rFonts w:ascii="Calibri" w:hAnsi="Calibri" w:cs="Calibri"/>
        </w:rPr>
        <w:t> </w:t>
      </w:r>
    </w:p>
    <w:p w:rsidR="0046597C" w:rsidP="0046597C" w:rsidRDefault="0046597C" w14:paraId="539FCC0B" w14:textId="77777777">
      <w:pPr>
        <w:pStyle w:val="paragraph"/>
        <w:numPr>
          <w:ilvl w:val="0"/>
          <w:numId w:val="8"/>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Top and Bottom Frame </w:t>
      </w:r>
      <w:r>
        <w:rPr>
          <w:rStyle w:val="eop"/>
          <w:rFonts w:ascii="Calibri" w:hAnsi="Calibri" w:cs="Calibri"/>
        </w:rPr>
        <w:t> </w:t>
      </w:r>
    </w:p>
    <w:p w:rsidR="0046597C" w:rsidP="0046597C" w:rsidRDefault="0046597C" w14:paraId="3463947E" w14:textId="77777777">
      <w:pPr>
        <w:pStyle w:val="paragraph"/>
        <w:numPr>
          <w:ilvl w:val="0"/>
          <w:numId w:val="8"/>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Cage </w:t>
      </w:r>
      <w:r>
        <w:rPr>
          <w:rStyle w:val="eop"/>
          <w:rFonts w:ascii="Calibri" w:hAnsi="Calibri" w:cs="Calibri"/>
        </w:rPr>
        <w:t> </w:t>
      </w:r>
    </w:p>
    <w:p w:rsidR="0046597C" w:rsidP="0046597C" w:rsidRDefault="0046597C" w14:paraId="6B447F16" w14:textId="77777777">
      <w:pPr>
        <w:pStyle w:val="paragraph"/>
        <w:numPr>
          <w:ilvl w:val="0"/>
          <w:numId w:val="8"/>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Battery</w:t>
      </w:r>
      <w:r>
        <w:rPr>
          <w:rStyle w:val="eop"/>
          <w:rFonts w:ascii="Calibri" w:hAnsi="Calibri" w:cs="Calibri"/>
        </w:rPr>
        <w:t> </w:t>
      </w:r>
    </w:p>
    <w:p w:rsidR="0046597C" w:rsidP="0046597C" w:rsidRDefault="0046597C" w14:paraId="3DCC5C9D" w14:textId="77777777">
      <w:pPr>
        <w:pStyle w:val="paragraph"/>
        <w:numPr>
          <w:ilvl w:val="0"/>
          <w:numId w:val="8"/>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Bumper </w:t>
      </w:r>
      <w:r>
        <w:rPr>
          <w:rStyle w:val="eop"/>
          <w:rFonts w:ascii="Calibri" w:hAnsi="Calibri" w:cs="Calibri"/>
        </w:rPr>
        <w:t> </w:t>
      </w:r>
    </w:p>
    <w:p w:rsidR="0046597C" w:rsidP="0046597C" w:rsidRDefault="0046597C" w14:paraId="6409C2FB" w14:textId="77777777">
      <w:pPr>
        <w:pStyle w:val="paragraph"/>
        <w:numPr>
          <w:ilvl w:val="0"/>
          <w:numId w:val="9"/>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Motor covers </w:t>
      </w:r>
      <w:r>
        <w:rPr>
          <w:rStyle w:val="eop"/>
          <w:rFonts w:ascii="Calibri" w:hAnsi="Calibri" w:cs="Calibri"/>
        </w:rPr>
        <w:t> </w:t>
      </w:r>
    </w:p>
    <w:p w:rsidR="0046597C" w:rsidP="0046597C" w:rsidRDefault="0046597C" w14:paraId="658A101E" w14:textId="77777777">
      <w:pPr>
        <w:pStyle w:val="paragraph"/>
        <w:numPr>
          <w:ilvl w:val="0"/>
          <w:numId w:val="9"/>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Breadboard</w:t>
      </w:r>
      <w:r>
        <w:rPr>
          <w:rStyle w:val="eop"/>
          <w:rFonts w:ascii="Calibri" w:hAnsi="Calibri" w:cs="Calibri"/>
        </w:rPr>
        <w:t> </w:t>
      </w:r>
    </w:p>
    <w:p w:rsidR="0046597C" w:rsidP="0046597C" w:rsidRDefault="0046597C" w14:paraId="7C992F2E" w14:textId="77777777">
      <w:pPr>
        <w:pStyle w:val="paragraph"/>
        <w:numPr>
          <w:ilvl w:val="0"/>
          <w:numId w:val="9"/>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lightbar</w:t>
      </w:r>
      <w:r>
        <w:rPr>
          <w:rStyle w:val="eop"/>
          <w:rFonts w:ascii="Calibri" w:hAnsi="Calibri" w:cs="Calibri"/>
        </w:rPr>
        <w:t> </w:t>
      </w:r>
    </w:p>
    <w:p w:rsidR="0046597C" w:rsidP="0046597C" w:rsidRDefault="0046597C" w14:paraId="1BB3E136" w14:textId="77777777">
      <w:pPr>
        <w:pStyle w:val="paragraph"/>
        <w:numPr>
          <w:ilvl w:val="0"/>
          <w:numId w:val="9"/>
        </w:numPr>
        <w:spacing w:before="0" w:beforeAutospacing="0" w:after="0" w:afterAutospacing="0"/>
        <w:ind w:left="2520" w:firstLine="0"/>
        <w:textAlignment w:val="baseline"/>
        <w:rPr>
          <w:rFonts w:ascii="Calibri" w:hAnsi="Calibri" w:cs="Calibri"/>
          <w:color w:val="000000"/>
        </w:rPr>
      </w:pPr>
      <w:r>
        <w:rPr>
          <w:rStyle w:val="normaltextrun"/>
          <w:rFonts w:ascii="Calibri" w:hAnsi="Calibri" w:cs="Calibri"/>
        </w:rPr>
        <w:t>Wires</w:t>
      </w:r>
      <w:r>
        <w:rPr>
          <w:rStyle w:val="eop"/>
          <w:rFonts w:ascii="Calibri" w:hAnsi="Calibri" w:cs="Calibri"/>
        </w:rPr>
        <w:t> </w:t>
      </w:r>
    </w:p>
    <w:p w:rsidR="0046597C" w:rsidP="0046597C" w:rsidRDefault="0046597C" w14:paraId="5ED3A4DD" w14:textId="77777777">
      <w:pPr>
        <w:pStyle w:val="paragraph"/>
        <w:numPr>
          <w:ilvl w:val="0"/>
          <w:numId w:val="10"/>
        </w:numPr>
        <w:spacing w:before="0" w:beforeAutospacing="0" w:after="0" w:afterAutospacing="0"/>
        <w:ind w:left="3240" w:firstLine="0"/>
        <w:textAlignment w:val="baseline"/>
        <w:rPr>
          <w:rFonts w:ascii="Calibri" w:hAnsi="Calibri" w:cs="Calibri"/>
          <w:color w:val="000000"/>
        </w:rPr>
      </w:pPr>
      <w:r>
        <w:rPr>
          <w:rStyle w:val="normaltextrun"/>
          <w:rFonts w:ascii="Calibri" w:hAnsi="Calibri" w:cs="Calibri"/>
        </w:rPr>
        <w:t>Expo/6x6</w:t>
      </w:r>
      <w:r>
        <w:rPr>
          <w:rStyle w:val="eop"/>
          <w:rFonts w:ascii="Calibri" w:hAnsi="Calibri" w:cs="Calibri"/>
        </w:rPr>
        <w:t> </w:t>
      </w:r>
    </w:p>
    <w:p w:rsidR="0046597C" w:rsidP="0046597C" w:rsidRDefault="0046597C" w14:paraId="7868A0BA" w14:textId="77777777">
      <w:pPr>
        <w:pStyle w:val="paragraph"/>
        <w:numPr>
          <w:ilvl w:val="0"/>
          <w:numId w:val="11"/>
        </w:numPr>
        <w:spacing w:before="0" w:beforeAutospacing="0" w:after="0" w:afterAutospacing="0"/>
        <w:ind w:left="3960" w:firstLine="0"/>
        <w:textAlignment w:val="baseline"/>
        <w:rPr>
          <w:rFonts w:ascii="Calibri" w:hAnsi="Calibri" w:cs="Calibri"/>
          <w:color w:val="000000"/>
        </w:rPr>
      </w:pPr>
      <w:r>
        <w:rPr>
          <w:rStyle w:val="normaltextrun"/>
          <w:rFonts w:ascii="Calibri" w:hAnsi="Calibri" w:cs="Calibri"/>
        </w:rPr>
        <w:t>Extension cord</w:t>
      </w:r>
      <w:r>
        <w:rPr>
          <w:rStyle w:val="eop"/>
          <w:rFonts w:ascii="Calibri" w:hAnsi="Calibri" w:cs="Calibri"/>
        </w:rPr>
        <w:t> </w:t>
      </w:r>
    </w:p>
    <w:p w:rsidR="0046597C" w:rsidP="0046597C" w:rsidRDefault="0046597C" w14:paraId="60EAF5BB" w14:textId="77777777">
      <w:pPr>
        <w:pStyle w:val="paragraph"/>
        <w:numPr>
          <w:ilvl w:val="0"/>
          <w:numId w:val="11"/>
        </w:numPr>
        <w:spacing w:before="0" w:beforeAutospacing="0" w:after="0" w:afterAutospacing="0"/>
        <w:ind w:left="3960" w:firstLine="0"/>
        <w:textAlignment w:val="baseline"/>
        <w:rPr>
          <w:rFonts w:ascii="Calibri" w:hAnsi="Calibri" w:cs="Calibri"/>
          <w:color w:val="000000"/>
        </w:rPr>
      </w:pPr>
      <w:r>
        <w:rPr>
          <w:rStyle w:val="normaltextrun"/>
          <w:rFonts w:ascii="Calibri" w:hAnsi="Calibri" w:cs="Calibri"/>
        </w:rPr>
        <w:t>Computer for data</w:t>
      </w:r>
      <w:r>
        <w:rPr>
          <w:rStyle w:val="eop"/>
          <w:rFonts w:ascii="Calibri" w:hAnsi="Calibri" w:cs="Calibri"/>
        </w:rPr>
        <w:t> </w:t>
      </w:r>
    </w:p>
    <w:p w:rsidR="0046597C" w:rsidP="0046597C" w:rsidRDefault="0046597C" w14:paraId="30E1F202" w14:textId="77777777">
      <w:pPr>
        <w:pStyle w:val="paragraph"/>
        <w:numPr>
          <w:ilvl w:val="0"/>
          <w:numId w:val="11"/>
        </w:numPr>
        <w:spacing w:before="0" w:beforeAutospacing="0" w:after="0" w:afterAutospacing="0"/>
        <w:ind w:left="3960" w:firstLine="0"/>
        <w:textAlignment w:val="baseline"/>
        <w:rPr>
          <w:rFonts w:ascii="Calibri" w:hAnsi="Calibri" w:cs="Calibri"/>
          <w:color w:val="000000"/>
        </w:rPr>
      </w:pPr>
      <w:r>
        <w:rPr>
          <w:rStyle w:val="normaltextrun"/>
          <w:rFonts w:ascii="Calibri" w:hAnsi="Calibri" w:cs="Calibri"/>
        </w:rPr>
        <w:t>Poster</w:t>
      </w:r>
      <w:r>
        <w:rPr>
          <w:rStyle w:val="eop"/>
          <w:rFonts w:ascii="Calibri" w:hAnsi="Calibri" w:cs="Calibri"/>
        </w:rPr>
        <w:t> </w:t>
      </w:r>
    </w:p>
    <w:p w:rsidR="0046597C" w:rsidP="0046597C" w:rsidRDefault="0046597C" w14:paraId="670DFFDB" w14:textId="77777777">
      <w:pPr>
        <w:pStyle w:val="paragraph"/>
        <w:numPr>
          <w:ilvl w:val="0"/>
          <w:numId w:val="11"/>
        </w:numPr>
        <w:spacing w:before="0" w:beforeAutospacing="0" w:after="0" w:afterAutospacing="0"/>
        <w:ind w:left="3960" w:firstLine="0"/>
        <w:textAlignment w:val="baseline"/>
        <w:rPr>
          <w:rFonts w:ascii="Calibri" w:hAnsi="Calibri" w:cs="Calibri"/>
          <w:color w:val="000000"/>
        </w:rPr>
      </w:pPr>
      <w:r>
        <w:rPr>
          <w:rStyle w:val="normaltextrun"/>
          <w:rFonts w:ascii="Calibri" w:hAnsi="Calibri" w:cs="Calibri"/>
        </w:rPr>
        <w:t>Sand</w:t>
      </w:r>
      <w:r>
        <w:rPr>
          <w:rStyle w:val="eop"/>
          <w:rFonts w:ascii="Calibri" w:hAnsi="Calibri" w:cs="Calibri"/>
        </w:rPr>
        <w:t> </w:t>
      </w:r>
    </w:p>
    <w:p w:rsidR="0046597C" w:rsidP="0046597C" w:rsidRDefault="0046597C" w14:paraId="1F1D5931" w14:textId="77777777">
      <w:pPr>
        <w:pStyle w:val="paragraph"/>
        <w:numPr>
          <w:ilvl w:val="0"/>
          <w:numId w:val="11"/>
        </w:numPr>
        <w:spacing w:before="0" w:beforeAutospacing="0" w:after="0" w:afterAutospacing="0"/>
        <w:ind w:left="3960" w:firstLine="0"/>
        <w:textAlignment w:val="baseline"/>
        <w:rPr>
          <w:rFonts w:ascii="Calibri" w:hAnsi="Calibri" w:cs="Calibri"/>
          <w:color w:val="000000"/>
        </w:rPr>
      </w:pPr>
      <w:r>
        <w:rPr>
          <w:rStyle w:val="normaltextrun"/>
          <w:rFonts w:ascii="Calibri" w:hAnsi="Calibri" w:cs="Calibri"/>
        </w:rPr>
        <w:t>Gravel</w:t>
      </w:r>
      <w:r>
        <w:rPr>
          <w:rStyle w:val="eop"/>
          <w:rFonts w:ascii="Calibri" w:hAnsi="Calibri" w:cs="Calibri"/>
        </w:rPr>
        <w:t> </w:t>
      </w:r>
    </w:p>
    <w:p w:rsidR="0046597C" w:rsidP="0046597C" w:rsidRDefault="0046597C" w14:paraId="43F35E1B" w14:textId="77777777">
      <w:pPr>
        <w:pStyle w:val="paragraph"/>
        <w:numPr>
          <w:ilvl w:val="0"/>
          <w:numId w:val="12"/>
        </w:numPr>
        <w:spacing w:before="0" w:beforeAutospacing="0" w:after="0" w:afterAutospacing="0"/>
        <w:ind w:left="3960" w:firstLine="0"/>
        <w:textAlignment w:val="baseline"/>
        <w:rPr>
          <w:rFonts w:ascii="Calibri" w:hAnsi="Calibri" w:cs="Calibri"/>
          <w:color w:val="000000"/>
        </w:rPr>
      </w:pPr>
      <w:r>
        <w:rPr>
          <w:rStyle w:val="normaltextrun"/>
          <w:rFonts w:ascii="Calibri" w:hAnsi="Calibri" w:cs="Calibri"/>
        </w:rPr>
        <w:t>Wooden ramp</w:t>
      </w:r>
      <w:r>
        <w:rPr>
          <w:rStyle w:val="eop"/>
          <w:rFonts w:ascii="Calibri" w:hAnsi="Calibri" w:cs="Calibri"/>
        </w:rPr>
        <w:t> </w:t>
      </w:r>
    </w:p>
    <w:p w:rsidR="0046597C" w:rsidP="0046597C" w:rsidRDefault="0046597C" w14:paraId="6A6DF937" w14:textId="77777777">
      <w:pPr>
        <w:pStyle w:val="paragraph"/>
        <w:numPr>
          <w:ilvl w:val="0"/>
          <w:numId w:val="12"/>
        </w:numPr>
        <w:spacing w:before="0" w:beforeAutospacing="0" w:after="0" w:afterAutospacing="0"/>
        <w:ind w:left="3960" w:firstLine="0"/>
        <w:textAlignment w:val="baseline"/>
        <w:rPr>
          <w:rFonts w:ascii="Calibri" w:hAnsi="Calibri" w:cs="Calibri"/>
          <w:color w:val="000000"/>
        </w:rPr>
      </w:pPr>
      <w:r w:rsidRPr="02EF90A2" w:rsidR="0046597C">
        <w:rPr>
          <w:rStyle w:val="normaltextrun"/>
          <w:rFonts w:ascii="Calibri" w:hAnsi="Calibri" w:cs="Calibri"/>
        </w:rPr>
        <w:t>Tarp </w:t>
      </w:r>
      <w:r w:rsidRPr="02EF90A2" w:rsidR="0046597C">
        <w:rPr>
          <w:rStyle w:val="eop"/>
          <w:rFonts w:ascii="Calibri" w:hAnsi="Calibri" w:cs="Calibri"/>
        </w:rPr>
        <w:t> </w:t>
      </w:r>
    </w:p>
    <w:p w:rsidRPr="00B04857" w:rsidR="0046597C" w:rsidP="02EF90A2" w:rsidRDefault="0046597C" w14:paraId="7802C940" w14:textId="2181A915">
      <w:pPr>
        <w:pStyle w:val="paragraph"/>
        <w:numPr>
          <w:ilvl w:val="0"/>
          <w:numId w:val="13"/>
        </w:numPr>
        <w:spacing w:before="0" w:beforeAutospacing="off" w:after="0" w:afterAutospacing="off"/>
        <w:ind w:left="2520" w:firstLine="0"/>
        <w:rPr>
          <w:rFonts w:ascii="Calibri" w:hAnsi="Calibri" w:cs="Calibri"/>
          <w:color w:val="000000" w:themeColor="text1" w:themeTint="FF" w:themeShade="FF"/>
        </w:rPr>
      </w:pPr>
      <w:r w:rsidR="763FF1FC">
        <w:drawing>
          <wp:inline wp14:editId="5BA2D50F" wp14:anchorId="4466E227">
            <wp:extent cx="4343400" cy="3074255"/>
            <wp:effectExtent l="0" t="0" r="0" b="3175"/>
            <wp:docPr id="2" name="Picture 2" descr="Text, logo&#10;&#10;Description automatically generated" title=""/>
            <wp:cNvGraphicFramePr>
              <a:graphicFrameLocks noChangeAspect="1"/>
            </wp:cNvGraphicFramePr>
            <a:graphic>
              <a:graphicData uri="http://schemas.openxmlformats.org/drawingml/2006/picture">
                <pic:pic>
                  <pic:nvPicPr>
                    <pic:cNvPr id="0" name="Picture 2"/>
                    <pic:cNvPicPr/>
                  </pic:nvPicPr>
                  <pic:blipFill>
                    <a:blip r:embed="R8576617699b145e0">
                      <a:extLst xmlns:a="http://schemas.openxmlformats.org/drawingml/2006/main">
                        <a:ext uri="{28A0092B-C50C-407E-A947-70E740481C1C}">
                          <a14:useLocalDpi xmlns:a14="http://schemas.microsoft.com/office/drawing/2010/main" val="0"/>
                        </a:ext>
                      </a:extLst>
                    </a:blip>
                    <a:stretch>
                      <a:fillRect/>
                    </a:stretch>
                  </pic:blipFill>
                  <pic:spPr xmlns:pic="http://schemas.openxmlformats.org/drawingml/2006/picture" bwMode="auto">
                    <a:xfrm xmlns:a="http://schemas.openxmlformats.org/drawingml/2006/main" rot="0" flipH="0" flipV="0">
                      <a:off x="0" y="0"/>
                      <a:ext cx="4343400" cy="3074255"/>
                    </a:xfrm>
                    <a:prstGeom xmlns:a="http://schemas.openxmlformats.org/drawingml/2006/main" prst="rect">
                      <a:avLst/>
                    </a:prstGeom>
                    <a:noFill xmlns:a="http://schemas.openxmlformats.org/drawingml/2006/main"/>
                    <a:ln xmlns:a="http://schemas.openxmlformats.org/drawingml/2006/main">
                      <a:noFill/>
                    </a:ln>
                  </pic:spPr>
                </pic:pic>
              </a:graphicData>
            </a:graphic>
          </wp:inline>
        </w:drawing>
      </w:r>
      <w:r w:rsidRPr="02EF90A2" w:rsidR="0046597C">
        <w:rPr>
          <w:rStyle w:val="eop"/>
          <w:rFonts w:ascii="Calibri" w:hAnsi="Calibri" w:cs="Calibri"/>
          <w:color w:val="000000" w:themeColor="text1" w:themeTint="FF" w:themeShade="FF"/>
        </w:rPr>
        <w:t> </w:t>
      </w:r>
    </w:p>
    <w:p w:rsidR="00B51086" w:rsidP="00B51086" w:rsidRDefault="00B51086" w14:paraId="532E9D0B" w14:textId="77777777"/>
    <w:p w:rsidR="00B51086" w:rsidP="00B51086" w:rsidRDefault="00B51086" w14:paraId="7251B0F9" w14:textId="77777777"/>
    <w:p w:rsidR="00B51086" w:rsidP="00B51086" w:rsidRDefault="00B51086" w14:paraId="42FF3199" w14:textId="77777777"/>
    <w:p w:rsidRPr="00543C70" w:rsidR="00B51086" w:rsidP="02EF90A2" w:rsidRDefault="00B51086" w14:paraId="79A9A03A" w14:textId="2479A8CF">
      <w:pPr>
        <w:pStyle w:val="Title"/>
      </w:pPr>
      <w:r w:rsidRPr="02EF90A2" w:rsidR="2C450CF1">
        <w:rPr>
          <w:noProof w:val="0"/>
          <w:lang w:val="en-US"/>
        </w:rPr>
        <w:t>Sd Card Expo code</w:t>
      </w:r>
    </w:p>
    <w:p w:rsidRPr="00543C70" w:rsidR="00B51086" w:rsidP="02EF90A2" w:rsidRDefault="00B51086" w14:paraId="125B8CF5" w14:textId="4E0C2592">
      <w:pPr>
        <w:pStyle w:val="Normal"/>
        <w:rPr>
          <w:noProof w:val="0"/>
          <w:lang w:val="en-US"/>
        </w:rPr>
      </w:pPr>
    </w:p>
    <w:p w:rsidRPr="00543C70" w:rsidR="00B51086" w:rsidP="00B51086" w:rsidRDefault="00B51086" w14:paraId="6502A5C2" w14:textId="2307106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#include &lt;SPI.h&gt;</w:t>
      </w:r>
    </w:p>
    <w:p w:rsidRPr="00543C70" w:rsidR="00B51086" w:rsidP="00B51086" w:rsidRDefault="00B51086" w14:paraId="2490ABFD" w14:textId="525A090B">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#include &lt;SD.h&gt;S</w:t>
      </w:r>
    </w:p>
    <w:p w:rsidRPr="00543C70" w:rsidR="00B51086" w:rsidP="00B51086" w:rsidRDefault="00B51086" w14:paraId="4385396C" w14:textId="42F27471">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#include &lt;Arduino.h&gt;</w:t>
      </w:r>
    </w:p>
    <w:p w:rsidRPr="00543C70" w:rsidR="00B51086" w:rsidP="00B51086" w:rsidRDefault="00B51086" w14:paraId="10B00D6F" w14:textId="536E749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 T = 0;</w:t>
      </w:r>
    </w:p>
    <w:p w:rsidRPr="00543C70" w:rsidR="00B51086" w:rsidP="00B51086" w:rsidRDefault="00B51086" w14:paraId="4CD79127" w14:textId="64FF051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 R = 4000; // HOW OFTEN TO READ SENSORS</w:t>
      </w:r>
    </w:p>
    <w:p w:rsidRPr="00543C70" w:rsidR="00B51086" w:rsidP="00B51086" w:rsidRDefault="00B51086" w14:paraId="3F86BC95" w14:textId="391D3D9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 Seconds = 0;</w:t>
      </w:r>
    </w:p>
    <w:p w:rsidRPr="00543C70" w:rsidR="00B51086" w:rsidP="00B51086" w:rsidRDefault="00B51086" w14:paraId="3BA7C2CA" w14:textId="2AA7FDD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#include "DHT.h"</w:t>
      </w:r>
    </w:p>
    <w:p w:rsidRPr="00543C70" w:rsidR="00B51086" w:rsidP="00B51086" w:rsidRDefault="00B51086" w14:paraId="1E948C48" w14:textId="4A4B0B4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#define DHTPIN 3</w:t>
      </w:r>
    </w:p>
    <w:p w:rsidRPr="00543C70" w:rsidR="00B51086" w:rsidP="00B51086" w:rsidRDefault="00B51086" w14:paraId="62536E9C" w14:textId="0DC4362E">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#define DHTTYPE DHT11</w:t>
      </w:r>
    </w:p>
    <w:p w:rsidRPr="00543C70" w:rsidR="00B51086" w:rsidP="00B51086" w:rsidRDefault="00B51086" w14:paraId="326376C7" w14:textId="18A84C1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#define ledPin 1</w:t>
      </w:r>
    </w:p>
    <w:p w:rsidRPr="00543C70" w:rsidR="00B51086" w:rsidP="00B51086" w:rsidRDefault="00B51086" w14:paraId="43C58F1F" w14:textId="76D4A148">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#define sensorPin A0</w:t>
      </w:r>
    </w:p>
    <w:p w:rsidRPr="00543C70" w:rsidR="00B51086" w:rsidP="00B51086" w:rsidRDefault="00B51086" w14:paraId="5D1AE5CD" w14:textId="140B393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DHT dht(DHTPIN, DHTTYPE);</w:t>
      </w:r>
    </w:p>
    <w:p w:rsidRPr="00543C70" w:rsidR="00B51086" w:rsidP="00B51086" w:rsidRDefault="00B51086" w14:paraId="000A1616" w14:textId="05B3DA0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File myFile;</w:t>
      </w:r>
    </w:p>
    <w:p w:rsidRPr="00543C70" w:rsidR="00B51086" w:rsidP="00B51086" w:rsidRDefault="00B51086" w14:paraId="07A46A81" w14:textId="6674945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 setup() {</w:t>
      </w:r>
    </w:p>
    <w:p w:rsidRPr="00543C70" w:rsidR="00B51086" w:rsidP="00B51086" w:rsidRDefault="00B51086" w14:paraId="69CEF0E0" w14:textId="696B6B7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dht.begin(); // initialize the sensor</w:t>
      </w:r>
    </w:p>
    <w:p w:rsidRPr="00543C70" w:rsidR="00B51086" w:rsidP="00B51086" w:rsidRDefault="00B51086" w14:paraId="087AAFC1" w14:textId="604886D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pinMode(ledPin, OUTPUT);</w:t>
      </w:r>
    </w:p>
    <w:p w:rsidRPr="00543C70" w:rsidR="00B51086" w:rsidP="00B51086" w:rsidRDefault="00B51086" w14:paraId="4D13774E" w14:textId="33E5380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digitalWrite(ledPin, LOW);</w:t>
      </w:r>
    </w:p>
    <w:p w:rsidRPr="00543C70" w:rsidR="00B51086" w:rsidP="00B51086" w:rsidRDefault="00B51086" w14:paraId="0063900E" w14:textId="7977DE8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Open serial communications and wait for port to open:</w:t>
      </w:r>
    </w:p>
    <w:p w:rsidRPr="00543C70" w:rsidR="00B51086" w:rsidP="00B51086" w:rsidRDefault="00B51086" w14:paraId="3DAD0C1F" w14:textId="5D4F91C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Serial.begin(9600);</w:t>
      </w:r>
    </w:p>
    <w:p w:rsidRPr="00543C70" w:rsidR="00B51086" w:rsidP="00B51086" w:rsidRDefault="00B51086" w14:paraId="26F6AA06" w14:textId="6B73FBA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while (!Serial) {</w:t>
      </w:r>
    </w:p>
    <w:p w:rsidRPr="00543C70" w:rsidR="00B51086" w:rsidP="00B51086" w:rsidRDefault="00B51086" w14:paraId="67749A52" w14:textId="2C57472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 wait for serial port to connect. Needed for native USB port only</w:t>
      </w:r>
    </w:p>
    <w:p w:rsidRPr="00543C70" w:rsidR="00B51086" w:rsidP="00B51086" w:rsidRDefault="00B51086" w14:paraId="7DA8417F" w14:textId="6CCF83D0">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7607A91D" w14:textId="32C29C18">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Serial.print("Initializing SD card...");</w:t>
      </w:r>
    </w:p>
    <w:p w:rsidRPr="00543C70" w:rsidR="00B51086" w:rsidP="00B51086" w:rsidRDefault="00B51086" w14:paraId="0409A83E" w14:textId="085749B8">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(!SD.begin(10)) {</w:t>
      </w:r>
    </w:p>
    <w:p w:rsidRPr="00543C70" w:rsidR="00B51086" w:rsidP="00B51086" w:rsidRDefault="00B51086" w14:paraId="20302DC0" w14:textId="1576494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Serial.println("initialization failed!");</w:t>
      </w:r>
    </w:p>
    <w:p w:rsidRPr="00543C70" w:rsidR="00B51086" w:rsidP="00B51086" w:rsidRDefault="00B51086" w14:paraId="438BF245" w14:textId="3FFC7EF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while (1);</w:t>
      </w:r>
    </w:p>
    <w:p w:rsidRPr="00543C70" w:rsidR="00B51086" w:rsidP="00B51086" w:rsidRDefault="00B51086" w14:paraId="47C65C88" w14:textId="66749C9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3F3E9302" w14:textId="11D5665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Serial.println("initialization done.");</w:t>
      </w:r>
    </w:p>
    <w:p w:rsidRPr="00543C70" w:rsidR="00B51086" w:rsidP="00B51086" w:rsidRDefault="00B51086" w14:paraId="62FC6772" w14:textId="2A95314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open the file. note that only one file can be open at a time,</w:t>
      </w:r>
    </w:p>
    <w:p w:rsidRPr="00543C70" w:rsidR="00B51086" w:rsidP="00B51086" w:rsidRDefault="00B51086" w14:paraId="7807EBB0" w14:textId="4294537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so you have to close this one before opening another.</w:t>
      </w:r>
    </w:p>
    <w:p w:rsidRPr="00543C70" w:rsidR="00B51086" w:rsidP="00B51086" w:rsidRDefault="00B51086" w14:paraId="02ED94C1" w14:textId="6D32C99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 = SD.open("STATS.txt", FILE_WRITE);</w:t>
      </w:r>
    </w:p>
    <w:p w:rsidRPr="00543C70" w:rsidR="00B51086" w:rsidP="00B51086" w:rsidRDefault="00B51086" w14:paraId="1D2C66B7" w14:textId="6685EF4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if the file opened okay, write to it:</w:t>
      </w:r>
    </w:p>
    <w:p w:rsidRPr="00543C70" w:rsidR="00B51086" w:rsidP="00B51086" w:rsidRDefault="00B51086" w14:paraId="69FDC0C6" w14:textId="6D45A531">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(myFile) {</w:t>
      </w:r>
    </w:p>
    <w:p w:rsidRPr="00543C70" w:rsidR="00B51086" w:rsidP="00B51086" w:rsidRDefault="00B51086" w14:paraId="473643CE" w14:textId="62FC9997">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Serial.print("Writing to test.txt...");</w:t>
      </w:r>
    </w:p>
    <w:p w:rsidRPr="00543C70" w:rsidR="00B51086" w:rsidP="00B51086" w:rsidRDefault="00B51086" w14:paraId="2974D0A3" w14:textId="44D6551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myFile.println("This is a test file :)");</w:t>
      </w:r>
    </w:p>
    <w:p w:rsidRPr="00543C70" w:rsidR="00B51086" w:rsidP="00B51086" w:rsidRDefault="00B51086" w14:paraId="71BF8F56" w14:textId="691B771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myFile.println("testing 1, 2, 3.");</w:t>
      </w:r>
    </w:p>
    <w:p w:rsidRPr="00543C70" w:rsidR="00B51086" w:rsidP="00B51086" w:rsidRDefault="00B51086" w14:paraId="386E3FE1" w14:textId="04FEE7BA">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for (int i = 0; i &lt; 3; i++) {</w:t>
      </w:r>
    </w:p>
    <w:p w:rsidRPr="00543C70" w:rsidR="00B51086" w:rsidP="00B51086" w:rsidRDefault="00B51086" w14:paraId="51508289" w14:textId="2FBDBC2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myFile.println(i);</w:t>
      </w:r>
    </w:p>
    <w:p w:rsidRPr="00543C70" w:rsidR="00B51086" w:rsidP="00B51086" w:rsidRDefault="00B51086" w14:paraId="2D8202C1" w14:textId="22D41CA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55214457" w14:textId="51D7B81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close the file:</w:t>
      </w:r>
    </w:p>
    <w:p w:rsidRPr="00543C70" w:rsidR="00B51086" w:rsidP="00B51086" w:rsidRDefault="00B51086" w14:paraId="7DAB7181" w14:textId="3239366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myFile.close();</w:t>
      </w:r>
    </w:p>
    <w:p w:rsidRPr="00543C70" w:rsidR="00B51086" w:rsidP="00B51086" w:rsidRDefault="00B51086" w14:paraId="22D48487" w14:textId="3A3E5D0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Serial.println("done.");</w:t>
      </w:r>
    </w:p>
    <w:p w:rsidRPr="00543C70" w:rsidR="00B51086" w:rsidP="00B51086" w:rsidRDefault="00B51086" w14:paraId="53FBA004" w14:textId="267027F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else {</w:t>
      </w:r>
    </w:p>
    <w:p w:rsidRPr="00543C70" w:rsidR="00B51086" w:rsidP="00B51086" w:rsidRDefault="00B51086" w14:paraId="6F3C1B00" w14:textId="7389D03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if the file didn't open, print an error:</w:t>
      </w:r>
    </w:p>
    <w:p w:rsidRPr="00543C70" w:rsidR="00B51086" w:rsidP="00B51086" w:rsidRDefault="00B51086" w14:paraId="741DCA85" w14:textId="6127CDA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Serial.println("error opening test.txt");</w:t>
      </w:r>
    </w:p>
    <w:p w:rsidRPr="00543C70" w:rsidR="00B51086" w:rsidP="00B51086" w:rsidRDefault="00B51086" w14:paraId="798D652D" w14:textId="32945D2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11902F85" w14:textId="1009C19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11F6B9C5" w14:textId="168DA1A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void loop() {</w:t>
      </w:r>
    </w:p>
    <w:p w:rsidRPr="00543C70" w:rsidR="00B51086" w:rsidP="00B51086" w:rsidRDefault="00B51086" w14:paraId="10321818" w14:textId="38A5671E">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Seconds = millis()/1000;</w:t>
      </w:r>
    </w:p>
    <w:p w:rsidRPr="00543C70" w:rsidR="00B51086" w:rsidP="00B51086" w:rsidRDefault="00B51086" w14:paraId="103B66F1" w14:textId="18029AD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 = T + 1;</w:t>
      </w:r>
    </w:p>
    <w:p w:rsidRPr="00543C70" w:rsidR="00B51086" w:rsidP="00B51086" w:rsidRDefault="00B51086" w14:paraId="41DFECDE" w14:textId="2336735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read humidity</w:t>
      </w:r>
    </w:p>
    <w:p w:rsidRPr="00543C70" w:rsidR="00B51086" w:rsidP="00B51086" w:rsidRDefault="00B51086" w14:paraId="02FD87D2" w14:textId="310A93A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float humi = dht.readHumidity();</w:t>
      </w:r>
    </w:p>
    <w:p w:rsidRPr="00543C70" w:rsidR="00B51086" w:rsidP="00B51086" w:rsidRDefault="00B51086" w14:paraId="59F5C186" w14:textId="7E3F84F8">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read temperature as Celsius</w:t>
      </w:r>
    </w:p>
    <w:p w:rsidRPr="00543C70" w:rsidR="00B51086" w:rsidP="00B51086" w:rsidRDefault="00B51086" w14:paraId="2C864756" w14:textId="3A3D8F0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float tempC = dht.readTemperature();</w:t>
      </w:r>
    </w:p>
    <w:p w:rsidRPr="00543C70" w:rsidR="00B51086" w:rsidP="00B51086" w:rsidRDefault="00B51086" w14:paraId="055DA365" w14:textId="7D51DE0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read temperature as Fahrenheit</w:t>
      </w:r>
    </w:p>
    <w:p w:rsidRPr="00543C70" w:rsidR="00B51086" w:rsidP="00B51086" w:rsidRDefault="00B51086" w14:paraId="18EBA2BB" w14:textId="42B603F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float tempF = dht.readTemperature();</w:t>
      </w:r>
    </w:p>
    <w:p w:rsidRPr="00543C70" w:rsidR="00B51086" w:rsidP="00B51086" w:rsidRDefault="00B51086" w14:paraId="5A8D5BF7" w14:textId="735200A1">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(T &gt;= R){</w:t>
      </w:r>
    </w:p>
    <w:p w:rsidRPr="00543C70" w:rsidR="00B51086" w:rsidP="00B51086" w:rsidRDefault="00B51086" w14:paraId="424C663F" w14:textId="6EF5050E">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check if any reads failed</w:t>
      </w:r>
    </w:p>
    <w:p w:rsidRPr="00543C70" w:rsidR="00B51086" w:rsidP="00B51086" w:rsidRDefault="00B51086" w14:paraId="681EC41F" w14:textId="266992A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(isnan(humi) || isnan(tempC) || isnan(tempF)){</w:t>
      </w:r>
    </w:p>
    <w:p w:rsidRPr="00543C70" w:rsidR="00B51086" w:rsidP="00B51086" w:rsidRDefault="00B51086" w14:paraId="3A6A4A0E" w14:textId="60EE72FE">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myFile.println("Failed to read from DHT sensor!");</w:t>
      </w:r>
    </w:p>
    <w:p w:rsidRPr="00543C70" w:rsidR="00B51086" w:rsidP="00B51086" w:rsidRDefault="00B51086" w14:paraId="7B8D1BD9" w14:textId="2558FF0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else{</w:t>
      </w:r>
    </w:p>
    <w:p w:rsidRPr="00543C70" w:rsidR="00B51086" w:rsidP="00B51086" w:rsidRDefault="00B51086" w14:paraId="5684B138" w14:textId="288E101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 = SD.open("STATS.txt", FILE_WRITE);</w:t>
      </w:r>
    </w:p>
    <w:p w:rsidRPr="00543C70" w:rsidR="00B51086" w:rsidP="00B51086" w:rsidRDefault="00B51086" w14:paraId="53C2613B" w14:textId="74386BD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myFile.print("Humidity: ");</w:t>
      </w:r>
    </w:p>
    <w:p w:rsidRPr="00543C70" w:rsidR="00B51086" w:rsidP="00B51086" w:rsidRDefault="00B51086" w14:paraId="02C1BAED" w14:textId="330A665E">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myFile.print(humi);</w:t>
      </w:r>
    </w:p>
    <w:p w:rsidRPr="00543C70" w:rsidR="00B51086" w:rsidP="00B51086" w:rsidRDefault="00B51086" w14:paraId="6B2D479D" w14:textId="0E9F447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w:t>
      </w:r>
    </w:p>
    <w:p w:rsidRPr="00543C70" w:rsidR="00B51086" w:rsidP="00B51086" w:rsidRDefault="00B51086" w14:paraId="10E91BFB" w14:textId="1A10532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 | ");</w:t>
      </w:r>
    </w:p>
    <w:p w:rsidRPr="00543C70" w:rsidR="00B51086" w:rsidP="00B51086" w:rsidRDefault="00B51086" w14:paraId="058B17DB" w14:textId="2AE7D7B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myFile.print("Temperature: ");</w:t>
      </w:r>
    </w:p>
    <w:p w:rsidRPr="00543C70" w:rsidR="00B51086" w:rsidP="00B51086" w:rsidRDefault="00B51086" w14:paraId="5C5ADF02" w14:textId="45F9DC4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myFile.print(tempC);</w:t>
      </w:r>
    </w:p>
    <w:p w:rsidRPr="00543C70" w:rsidR="00B51086" w:rsidP="00B51086" w:rsidRDefault="00B51086" w14:paraId="39E0BED4" w14:textId="3B9E8EA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myFile.print("°C ~ ");</w:t>
      </w:r>
    </w:p>
    <w:p w:rsidRPr="00543C70" w:rsidR="00B51086" w:rsidP="00B51086" w:rsidRDefault="00B51086" w14:paraId="6727C8AD" w14:textId="19259107">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myFile.print(tempF);</w:t>
      </w:r>
    </w:p>
    <w:p w:rsidRPr="00543C70" w:rsidR="00B51086" w:rsidP="00B51086" w:rsidRDefault="00B51086" w14:paraId="715D659A" w14:textId="53D69140">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myFile.println("°F");</w:t>
      </w:r>
    </w:p>
    <w:p w:rsidRPr="00543C70" w:rsidR="00B51086" w:rsidP="00B51086" w:rsidRDefault="00B51086" w14:paraId="59A9044C" w14:textId="695D9277">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myFile.print("Gas Sensor: ");</w:t>
      </w:r>
    </w:p>
    <w:p w:rsidRPr="00543C70" w:rsidR="00B51086" w:rsidP="00B51086" w:rsidRDefault="00B51086" w14:paraId="7CF3975D" w14:textId="488EA3F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myFile.println(readSensor());</w:t>
      </w:r>
    </w:p>
    <w:p w:rsidRPr="00543C70" w:rsidR="00B51086" w:rsidP="00B51086" w:rsidRDefault="00B51086" w14:paraId="23B793D0" w14:textId="74CD366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myFile.print("Time: ");</w:t>
      </w:r>
    </w:p>
    <w:p w:rsidRPr="00543C70" w:rsidR="00B51086" w:rsidP="00B51086" w:rsidRDefault="00B51086" w14:paraId="4368A1E6" w14:textId="0A192C7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myFile.print(Seconds);</w:t>
      </w:r>
    </w:p>
    <w:p w:rsidRPr="00543C70" w:rsidR="00B51086" w:rsidP="00B51086" w:rsidRDefault="00B51086" w14:paraId="19445B3B" w14:textId="553D964C">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myFile.close();</w:t>
      </w:r>
    </w:p>
    <w:p w:rsidRPr="00543C70" w:rsidR="00B51086" w:rsidP="00B51086" w:rsidRDefault="00B51086" w14:paraId="36B76D3A" w14:textId="3D6615B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Serial.print("Humidity: ");</w:t>
      </w:r>
    </w:p>
    <w:p w:rsidRPr="00543C70" w:rsidR="00B51086" w:rsidP="00B51086" w:rsidRDefault="00B51086" w14:paraId="6A040148" w14:textId="3355C25D">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Serial.print(humi);</w:t>
      </w:r>
    </w:p>
    <w:p w:rsidRPr="00543C70" w:rsidR="00B51086" w:rsidP="00B51086" w:rsidRDefault="00B51086" w14:paraId="600B06AE" w14:textId="7506607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w:t>
      </w:r>
    </w:p>
    <w:p w:rsidRPr="00543C70" w:rsidR="00B51086" w:rsidP="00B51086" w:rsidRDefault="00B51086" w14:paraId="0D1942E8" w14:textId="21C243A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 | ");</w:t>
      </w:r>
    </w:p>
    <w:p w:rsidRPr="00543C70" w:rsidR="00B51086" w:rsidP="00B51086" w:rsidRDefault="00B51086" w14:paraId="5E1CF64F" w14:textId="3EE8A4D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Serial.print("Temperature: ");</w:t>
      </w:r>
    </w:p>
    <w:p w:rsidRPr="00543C70" w:rsidR="00B51086" w:rsidP="00B51086" w:rsidRDefault="00B51086" w14:paraId="3D0C83A4" w14:textId="02181F93">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Serial.print(tempC);</w:t>
      </w:r>
    </w:p>
    <w:p w:rsidRPr="00543C70" w:rsidR="00B51086" w:rsidP="00B51086" w:rsidRDefault="00B51086" w14:paraId="52D1FE25" w14:textId="1422D14B">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Serial.print("°C ~ ");</w:t>
      </w:r>
    </w:p>
    <w:p w:rsidRPr="00543C70" w:rsidR="00B51086" w:rsidP="00B51086" w:rsidRDefault="00B51086" w14:paraId="045156B1" w14:textId="4A24CE60">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Serial.print(tempF);</w:t>
      </w:r>
    </w:p>
    <w:p w:rsidRPr="00543C70" w:rsidR="00B51086" w:rsidP="00B51086" w:rsidRDefault="00B51086" w14:paraId="0C6B40B6" w14:textId="23F37389">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Serial.println("°F");</w:t>
      </w:r>
    </w:p>
    <w:p w:rsidRPr="00543C70" w:rsidR="00B51086" w:rsidP="00B51086" w:rsidRDefault="00B51086" w14:paraId="097C55A8" w14:textId="794EFDF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Serial.print("Gas Sensor: ");</w:t>
      </w:r>
    </w:p>
    <w:p w:rsidRPr="00543C70" w:rsidR="00B51086" w:rsidP="00B51086" w:rsidRDefault="00B51086" w14:paraId="3A9E2C32" w14:textId="62E90F8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Serial.println(readSensor());</w:t>
      </w:r>
    </w:p>
    <w:p w:rsidRPr="00543C70" w:rsidR="00B51086" w:rsidP="00B51086" w:rsidRDefault="00B51086" w14:paraId="19AF6F18" w14:textId="6E648960">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Serial.print("Time:");</w:t>
      </w:r>
    </w:p>
    <w:p w:rsidRPr="00543C70" w:rsidR="00B51086" w:rsidP="00B51086" w:rsidRDefault="00B51086" w14:paraId="1C2740BC" w14:textId="184C152A">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Serial.print(Seconds);</w:t>
      </w:r>
    </w:p>
    <w:p w:rsidRPr="00543C70" w:rsidR="00B51086" w:rsidP="00B51086" w:rsidRDefault="00B51086" w14:paraId="175D0E2E" w14:textId="5D57A5CB">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2D999A00" w14:textId="63D1772A">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T = 0;</w:t>
      </w:r>
    </w:p>
    <w:p w:rsidRPr="00543C70" w:rsidR="00B51086" w:rsidP="00B51086" w:rsidRDefault="00B51086" w14:paraId="0F5F0457" w14:textId="725F5398">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0B51086" w:rsidRDefault="00B51086" w14:paraId="76AC33B8" w14:textId="3E463E9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This function returns the analog data to calling function</w:t>
      </w:r>
    </w:p>
    <w:p w:rsidRPr="00543C70" w:rsidR="00B51086" w:rsidP="00B51086" w:rsidRDefault="00B51086" w14:paraId="22F5BD35" w14:textId="628E284F">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int readSensor() {</w:t>
      </w:r>
    </w:p>
    <w:p w:rsidRPr="00543C70" w:rsidR="00B51086" w:rsidP="00B51086" w:rsidRDefault="00B51086" w14:paraId="43094376" w14:textId="6C542AD5">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unsigned int sensorValue = analogRead(sensorPin); // Read the analog value from sensor</w:t>
      </w:r>
    </w:p>
    <w:p w:rsidRPr="00543C70" w:rsidR="00B51086" w:rsidP="00B51086" w:rsidRDefault="00B51086" w14:paraId="73517D3F" w14:textId="242C16A7">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unsigned int outputValue = map(sensorValue, 0, 1023, 0, 255); // map the 10-bit data to 8-bit data</w:t>
      </w:r>
    </w:p>
    <w:p w:rsidRPr="00543C70" w:rsidR="00B51086" w:rsidP="00B51086" w:rsidRDefault="00B51086" w14:paraId="3CD72EA4" w14:textId="077371C8">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if (outputValue &gt; 65)</w:t>
      </w:r>
    </w:p>
    <w:p w:rsidRPr="00543C70" w:rsidR="00B51086" w:rsidP="00B51086" w:rsidRDefault="00B51086" w14:paraId="1532D554" w14:textId="4FA363D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analogWrite(ledPin, outputValue); // generate PWM signal</w:t>
      </w:r>
    </w:p>
    <w:p w:rsidRPr="00543C70" w:rsidR="00B51086" w:rsidP="00B51086" w:rsidRDefault="00B51086" w14:paraId="084EC970" w14:textId="5F509794">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else</w:t>
      </w:r>
    </w:p>
    <w:p w:rsidRPr="00543C70" w:rsidR="00B51086" w:rsidP="00B51086" w:rsidRDefault="00B51086" w14:paraId="5B49B4E4" w14:textId="5A34A3B7">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digitalWrite(ledPin, LOW</w:t>
      </w:r>
    </w:p>
    <w:p w:rsidRPr="00543C70" w:rsidR="00B51086" w:rsidP="00B51086" w:rsidRDefault="00B51086" w14:paraId="3F0D9D0B" w14:textId="40BBD48B">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return outputValue; // Return analog moisture value</w:t>
      </w:r>
    </w:p>
    <w:p w:rsidRPr="00543C70" w:rsidR="00B51086" w:rsidP="00B51086" w:rsidRDefault="00B51086" w14:paraId="794EF2BE" w14:textId="2FF3CB16">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w:t>
      </w:r>
    </w:p>
    <w:p w:rsidRPr="00543C70" w:rsidR="00B51086" w:rsidP="02EF90A2" w:rsidRDefault="00B51086" w14:paraId="7688934C" w14:textId="0CF0B2D3">
      <w:pPr>
        <w:pStyle w:val="Title"/>
      </w:pPr>
      <w:r w:rsidRPr="02EF90A2" w:rsidR="2C450CF1">
        <w:rPr>
          <w:noProof w:val="0"/>
          <w:lang w:val="en-US"/>
        </w:rPr>
        <w:t>Application Function Code</w:t>
      </w:r>
    </w:p>
    <w:p w:rsidRPr="00543C70" w:rsidR="00B51086" w:rsidP="02EF90A2" w:rsidRDefault="00B51086" w14:paraId="590DC3D0" w14:textId="33EBC7A4">
      <w:pPr>
        <w:pStyle w:val="Normal"/>
        <w:rPr>
          <w:noProof w:val="0"/>
          <w:lang w:val="en-US"/>
        </w:rPr>
      </w:pPr>
    </w:p>
    <w:p w:rsidRPr="00543C70" w:rsidR="00B51086" w:rsidP="00B51086" w:rsidRDefault="00B51086" w14:paraId="50D34C33" w14:textId="13627072">
      <w:r w:rsidRPr="02EF90A2" w:rsidR="2C450CF1">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t xml:space="preserve"> </w:t>
      </w:r>
      <w:hyperlink r:id="Rbc3facab38464866">
        <w:r w:rsidRPr="02EF90A2" w:rsidR="2C450CF1">
          <w:rPr>
            <w:rStyle w:val="Hyperlink"/>
            <w:rFonts w:ascii="Times New Roman" w:hAnsi="Times New Roman" w:eastAsia="Times New Roman" w:cs="Times New Roman"/>
            <w:b w:val="0"/>
            <w:bCs w:val="0"/>
            <w:i w:val="0"/>
            <w:iCs w:val="0"/>
            <w:caps w:val="0"/>
            <w:smallCaps w:val="0"/>
            <w:noProof w:val="0"/>
            <w:sz w:val="22"/>
            <w:szCs w:val="22"/>
            <w:lang w:val="en-US"/>
          </w:rPr>
          <w:t>https://hartford0-my.sharepoint.com/:f:/g/personal/scruton_hartford_edu/ErwO-rGWf-hNoFFsA0pT2_gBMjZTTjzNrLIwrCOah_N1eQ?e=ArEN5z</w:t>
        </w:r>
      </w:hyperlink>
    </w:p>
    <w:p w:rsidRPr="00543C70" w:rsidR="00B51086" w:rsidP="02EF90A2" w:rsidRDefault="00B51086" w14:paraId="531E9F36" w14:textId="0B4921D4">
      <w:pPr>
        <w:pStyle w:val="Normal"/>
      </w:pPr>
    </w:p>
    <w:p w:rsidRPr="00C6653E" w:rsidR="007621C8" w:rsidP="00475881" w:rsidRDefault="007621C8" w14:paraId="58CEB248" w14:textId="77777777">
      <w:pPr>
        <w:rPr>
          <w:sz w:val="24"/>
        </w:rPr>
      </w:pPr>
    </w:p>
    <w:sectPr w:rsidRPr="00C6653E" w:rsidR="007621C8" w:rsidSect="00B51086">
      <w:headerReference w:type="default" r:id="rId19"/>
      <w:footerReference w:type="default" r:id="rId20"/>
      <w:headerReference w:type="first" r:id="rId21"/>
      <w:footerReference w:type="first" r:id="rId22"/>
      <w:pgSz w:w="12240" w:h="15840" w:orient="portrait"/>
      <w:pgMar w:top="1440" w:right="1440" w:bottom="1440" w:left="1440" w:header="720" w:footer="720" w:gutter="0"/>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nitials="PF" w:author="Philip Faraci" w:date="2022-12-04T13:00:00Z" w:id="7">
    <w:p w:rsidR="003442A2" w:rsidRDefault="003442A2" w14:paraId="160FE0EF" w14:textId="7DF85EF4">
      <w:pPr>
        <w:pStyle w:val="CommentText"/>
      </w:pPr>
      <w:r>
        <w:rPr>
          <w:rStyle w:val="CommentReference"/>
        </w:rPr>
        <w:annotationRef/>
      </w:r>
      <w:r>
        <w:t>The general rule here is to identify the term first, then refer to its acronym.</w:t>
      </w:r>
      <w:r>
        <w:rPr>
          <w:rStyle w:val="CommentReference"/>
        </w:rPr>
        <w:annotationRef/>
      </w:r>
    </w:p>
  </w:comment>
  <w:comment w:initials="PF" w:author="Philip Faraci" w:date="2022-12-04T13:01:00Z" w:id="12">
    <w:p w:rsidR="00FF58D2" w:rsidRDefault="00FF58D2" w14:paraId="419324E7" w14:textId="6CC09447">
      <w:pPr>
        <w:pStyle w:val="CommentText"/>
      </w:pPr>
      <w:r>
        <w:rPr>
          <w:rStyle w:val="CommentReference"/>
        </w:rPr>
        <w:annotationRef/>
      </w:r>
      <w:r>
        <w:t>Remember, this is a technical report, not a sales pitch.  Describe the components of the system briefly in this section, but you don’t need a lot of details (identifying sensors, programming/storage methods, software programs, robot kit names, etc.). Save some of that for the Introduction, as needed, and for subsequent parts of Section2.</w:t>
      </w:r>
      <w:r>
        <w:rPr>
          <w:rStyle w:val="CommentReference"/>
        </w:rPr>
        <w:annotationRef/>
      </w:r>
    </w:p>
  </w:comment>
  <w:comment w:initials="PF" w:author="Philip Faraci [2]" w:date="2018-01-30T10:12:00Z" w:id="17">
    <w:p w:rsidRPr="002702BD" w:rsidR="002702BD" w:rsidP="005941CD" w:rsidRDefault="005941CD" w14:paraId="29806729" w14:textId="1261FFAB">
      <w:pPr>
        <w:pStyle w:val="Heading1"/>
        <w:rPr>
          <w:b w:val="0"/>
        </w:rPr>
      </w:pPr>
      <w:r>
        <w:rPr>
          <w:rStyle w:val="CommentReference"/>
        </w:rPr>
        <w:annotationRef/>
      </w:r>
      <w:r w:rsidRPr="002702BD">
        <w:rPr>
          <w:b w:val="0"/>
        </w:rPr>
        <w:t xml:space="preserve">To create a Table of Contents, first set up the Styles for each heading and sub-heading that you will </w:t>
      </w:r>
      <w:r w:rsidR="002702BD">
        <w:rPr>
          <w:b w:val="0"/>
        </w:rPr>
        <w:t>use</w:t>
      </w:r>
      <w:r w:rsidRPr="002702BD">
        <w:rPr>
          <w:b w:val="0"/>
        </w:rPr>
        <w:t xml:space="preserve"> (Styles are under the File ribbon).  For this template</w:t>
      </w:r>
      <w:r w:rsidR="002702BD">
        <w:rPr>
          <w:b w:val="0"/>
        </w:rPr>
        <w:t>,</w:t>
      </w:r>
      <w:r w:rsidRPr="002702BD">
        <w:rPr>
          <w:b w:val="0"/>
        </w:rPr>
        <w:t xml:space="preserve"> Heading 1 is the main heading (section heading), Heading 2 is the first sub-heading (Topic 1,2,3, etc. of the section), and Heading 3 is the second sub-heading (sub-topic 1,2,3,etc. for the current topic heading).  </w:t>
      </w:r>
    </w:p>
    <w:p w:rsidRPr="002702BD" w:rsidR="002702BD" w:rsidP="005941CD" w:rsidRDefault="002702BD" w14:paraId="7AECCF07" w14:textId="77777777">
      <w:pPr>
        <w:pStyle w:val="Heading1"/>
        <w:rPr>
          <w:b w:val="0"/>
        </w:rPr>
      </w:pPr>
    </w:p>
    <w:p w:rsidRPr="002702BD" w:rsidR="005941CD" w:rsidP="005941CD" w:rsidRDefault="005941CD" w14:paraId="219AB6B1" w14:textId="3E0257BD">
      <w:pPr>
        <w:pStyle w:val="Heading1"/>
        <w:rPr>
          <w:b w:val="0"/>
        </w:rPr>
      </w:pPr>
      <w:r w:rsidRPr="002702BD">
        <w:rPr>
          <w:b w:val="0"/>
        </w:rPr>
        <w:t>Click the expansion arrow in the lower right corner of the Styles menu, right-click Heading 1, and select Modify.  Set the font and the size and save.  Repeat for Headings 2 &amp; 3.</w:t>
      </w:r>
    </w:p>
    <w:p w:rsidR="002702BD" w:rsidP="002702BD" w:rsidRDefault="002702BD" w14:paraId="69CF2E23" w14:textId="77777777"/>
    <w:p w:rsidR="002702BD" w:rsidP="002702BD" w:rsidRDefault="002702BD" w14:paraId="4C29D273" w14:textId="4AF6A0B8">
      <w:r>
        <w:t>Next, move the cursor to the top of the (blank) page where you want the Table of Contents to be. Select the References ribbon and select Table of Contents.  You can choose a pre-set TOC format, or create one of your own</w:t>
      </w:r>
      <w:r w:rsidR="00E34999">
        <w:t xml:space="preserve"> (if you Insert the TOC before you insert any headings, you’ll get a message saying there are no headings – just ignore it).</w:t>
      </w:r>
    </w:p>
    <w:p w:rsidR="002702BD" w:rsidP="002702BD" w:rsidRDefault="002702BD" w14:paraId="1E0E40A7" w14:textId="77777777"/>
    <w:p w:rsidRPr="002702BD" w:rsidR="002702BD" w:rsidP="002702BD" w:rsidRDefault="002702BD" w14:paraId="23D31AE4" w14:textId="129A3C76">
      <w:r>
        <w:t>Now, each time you insert a heading that is part of the Table of Contents, go to the Table of Content</w:t>
      </w:r>
      <w:r w:rsidR="00E34999">
        <w:t xml:space="preserve">s page and </w:t>
      </w:r>
      <w:r>
        <w:t>click</w:t>
      </w:r>
      <w:r w:rsidR="00E34999">
        <w:t xml:space="preserve"> on</w:t>
      </w:r>
      <w:r>
        <w:t xml:space="preserve"> the table. A selection appears that says Update Table.  Select it and the new heading will appear</w:t>
      </w:r>
      <w:r w:rsidR="00E34999">
        <w:t xml:space="preserve"> in the TOC with its corresponding page number</w:t>
      </w:r>
      <w:r>
        <w:t>.  You can update anytime during editing; that is, you can either enter multiple new headings before updating the table or update each time you add a new heading.</w:t>
      </w:r>
    </w:p>
  </w:comment>
  <w:comment w:initials="PF" w:author="Philip Faraci" w:date="2022-12-04T13:37:00Z" w:id="35">
    <w:p w:rsidR="00E27B7A" w:rsidRDefault="00E27B7A" w14:paraId="6AEA08B6" w14:textId="5ED23A4B">
      <w:pPr>
        <w:pStyle w:val="CommentText"/>
      </w:pPr>
      <w:r>
        <w:rPr>
          <w:rStyle w:val="CommentReference"/>
        </w:rPr>
        <w:annotationRef/>
      </w:r>
      <w:r>
        <w:t>Do you mean carbon dioxide or carbon monoxide?  Carbon monoxide is CO.</w:t>
      </w:r>
      <w:r>
        <w:rPr>
          <w:rStyle w:val="CommentReference"/>
        </w:rPr>
        <w:annotationRef/>
      </w:r>
    </w:p>
  </w:comment>
  <w:comment w:initials="PF" w:author="Philip Faraci" w:date="2022-12-04T13:29:00Z" w:id="39">
    <w:p w:rsidR="00863F94" w:rsidRDefault="00863F94" w14:paraId="16983D63" w14:textId="4BAB93E7">
      <w:pPr>
        <w:pStyle w:val="CommentText"/>
      </w:pPr>
      <w:r>
        <w:rPr>
          <w:rStyle w:val="CommentReference"/>
        </w:rPr>
        <w:annotationRef/>
      </w:r>
      <w:r>
        <w:t>I don’t kno</w:t>
      </w:r>
      <w:r w:rsidR="00E27B7A">
        <w:t>w</w:t>
      </w:r>
      <w:r>
        <w:t xml:space="preserve"> what H.O.E. stands for</w:t>
      </w:r>
      <w:r w:rsidR="00E27B7A">
        <w:t>, and my guess is most readers won’t know either</w:t>
      </w:r>
      <w:r>
        <w:t xml:space="preserve">.  </w:t>
      </w:r>
      <w:r w:rsidR="00E27B7A">
        <w:t xml:space="preserve">As above, define a technical term first, </w:t>
      </w:r>
      <w:r w:rsidRPr="00E27B7A" w:rsidR="00E27B7A">
        <w:rPr>
          <w:u w:val="single"/>
        </w:rPr>
        <w:t>then</w:t>
      </w:r>
      <w:r w:rsidR="00E27B7A">
        <w:t xml:space="preserve"> provide its acronym, before using it in context, so the reader is acquainted with the acronym before you refer to it in the report.</w:t>
      </w:r>
      <w:r w:rsidR="00E27B7A">
        <w:softHyphen/>
      </w:r>
      <w:r>
        <w:rPr>
          <w:rStyle w:val="CommentReference"/>
        </w:rPr>
        <w:annotationRef/>
      </w:r>
    </w:p>
  </w:comment>
  <w:comment w:initials="PF" w:author="Philip Faraci" w:date="2022-12-04T13:40:00Z" w:id="43">
    <w:p w:rsidR="00E27B7A" w:rsidRDefault="00E27B7A" w14:paraId="33CD076D" w14:textId="4111D1C7">
      <w:pPr>
        <w:pStyle w:val="CommentText"/>
      </w:pPr>
      <w:r>
        <w:rPr>
          <w:rStyle w:val="CommentReference"/>
        </w:rPr>
        <w:annotationRef/>
      </w:r>
      <w:r>
        <w:t>Explain the context first, such as</w:t>
      </w:r>
      <w:r w:rsidR="00B74D79">
        <w:t xml:space="preserve">, today, robots are used for many functions, among these are to perform emergency tasks in </w:t>
      </w:r>
      <w:r>
        <w:rPr>
          <w:rStyle w:val="CommentReference"/>
        </w:rPr>
        <w:annotationRef/>
      </w:r>
    </w:p>
  </w:comment>
  <w:comment w:initials="PF" w:author="Philip Faraci" w:date="2022-12-04T14:07:00Z" w:id="60">
    <w:p w:rsidR="008118D2" w:rsidRDefault="008118D2" w14:paraId="32F9DB55" w14:textId="37C60894">
      <w:pPr>
        <w:pStyle w:val="CommentText"/>
      </w:pPr>
      <w:r>
        <w:rPr>
          <w:rStyle w:val="CommentReference"/>
        </w:rPr>
        <w:annotationRef/>
      </w:r>
      <w:r>
        <w:t>The most basic constraints – time and cost.  Constraints are the “envelope” that the design must fit into.  They are real restrictions on choices for the design, but they don’t prevent you from meeting the design goals.</w:t>
      </w:r>
      <w:r>
        <w:rPr>
          <w:rStyle w:val="CommentReference"/>
        </w:rPr>
        <w:annotationRef/>
      </w:r>
    </w:p>
  </w:comment>
  <w:comment w:initials="PF" w:author="Philip Faraci" w:date="2022-12-04T14:16:00Z" w:id="67">
    <w:p w:rsidR="0009280C" w:rsidRDefault="0009280C" w14:paraId="1B359A2D" w14:textId="39F81AB1">
      <w:pPr>
        <w:pStyle w:val="CommentText"/>
      </w:pPr>
      <w:r>
        <w:rPr>
          <w:rStyle w:val="CommentReference"/>
        </w:rPr>
        <w:annotationRef/>
      </w:r>
      <w:r>
        <w:t>Same here – give the reader an overview of the tasks needed to meet the design goals, not who is doing them</w:t>
      </w:r>
    </w:p>
  </w:comment>
  <w:comment w:initials="PF" w:author="Philip Faraci" w:date="2022-12-04T13:19:00" w:id="1605182086">
    <w:p w:rsidR="5642E5C4" w:rsidP="5642E5C4" w:rsidRDefault="5642E5C4" w14:noSpellErr="1" w14:paraId="5041AEC7" w14:textId="68FA12C5">
      <w:pPr>
        <w:pStyle w:val="CommentText"/>
      </w:pPr>
      <w:r w:rsidR="5642E5C4">
        <w:rPr/>
        <w:t>Put this in the Introduction and cite references for the various commercial names of the things used in the design that the reader can access if they want to know more about them than is described here.  These are tools.  Keep the focus on what the tools</w:t>
      </w:r>
      <w:r w:rsidR="5642E5C4">
        <w:rPr/>
        <w:t>’</w:t>
      </w:r>
      <w:r w:rsidR="5642E5C4">
        <w:rPr/>
        <w:t xml:space="preserve"> role</w:t>
      </w:r>
      <w:r w:rsidR="5642E5C4">
        <w:rPr/>
        <w:t>s are</w:t>
      </w:r>
      <w:r w:rsidR="5642E5C4">
        <w:rPr/>
        <w:t xml:space="preserve"> in the design.</w:t>
      </w:r>
      <w:r>
        <w:rPr>
          <w:rStyle w:val="CommentReference"/>
        </w:rPr>
        <w:annotationRef/>
      </w:r>
      <w:r>
        <w:rPr>
          <w:rStyle w:val="CommentReference"/>
        </w:rPr>
        <w:annotationRef/>
      </w:r>
    </w:p>
  </w:comment>
</w:comments>
</file>

<file path=word/commentsExtended.xml><?xml version="1.0" encoding="utf-8"?>
<w15:commentsEx xmlns:mc="http://schemas.openxmlformats.org/markup-compatibility/2006" xmlns:w15="http://schemas.microsoft.com/office/word/2012/wordml" mc:Ignorable="w15">
  <w15:commentEx w15:done="1" w15:paraId="160FE0EF"/>
  <w15:commentEx w15:done="1" w15:paraId="419324E7"/>
  <w15:commentEx w15:done="0" w15:paraId="23D31AE4"/>
  <w15:commentEx w15:done="1" w15:paraId="6AEA08B6"/>
  <w15:commentEx w15:done="1" w15:paraId="16983D63"/>
  <w15:commentEx w15:done="1" w15:paraId="33CD076D"/>
  <w15:commentEx w15:done="1" w15:paraId="32F9DB55"/>
  <w15:commentEx w15:done="0" w15:paraId="1B359A2D"/>
  <w15:commentEx w15:done="1" w15:paraId="5041AEC7"/>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371857" w16cex:dateUtc="2022-12-04T18:00:00Z">
    <w16cex:extLst>
      <w16:ext w16:uri="{CE6994B0-6A32-4C9F-8C6B-6E91EDA988CE}">
        <cr:reactions xmlns:cr="http://schemas.microsoft.com/office/comments/2020/reactions">
          <cr:reaction reactionType="1">
            <cr:reactionInfo dateUtc="2022-12-06T21:31:16.687Z">
              <cr:user userId="S::scruton@hartford.edu::82fd0fb9-6bef-4bc0-97d6-a5569a4ff273" userProvider="AD" userName="Scruton, Kiden"/>
            </cr:reactionInfo>
          </cr:reaction>
        </cr:reactions>
      </w16:ext>
    </w16cex:extLst>
  </w16cex:commentExtensible>
  <w16cex:commentExtensible w16cex:durableId="2737189A" w16cex:dateUtc="2022-12-04T18:01:00Z"/>
  <w16cex:commentExtensible w16cex:durableId="04C19C6E" w16cex:dateUtc="2022-12-04T18:19:00Z"/>
  <w16cex:commentExtensible w16cex:durableId="1FB7F5A0" w16cex:dateUtc="2018-01-30T15:12:00Z"/>
  <w16cex:commentExtensible w16cex:durableId="27372121" w16cex:dateUtc="2022-12-04T18:37:00Z"/>
  <w16cex:commentExtensible w16cex:durableId="27371F56" w16cex:dateUtc="2022-12-04T18:29:00Z"/>
  <w16cex:commentExtensible w16cex:durableId="273721CC" w16cex:dateUtc="2022-12-04T18:40:00Z"/>
  <w16cex:commentExtensible w16cex:durableId="27372807" w16cex:dateUtc="2022-12-04T19:07:00Z"/>
  <w16cex:commentExtensible w16cex:durableId="27372A4A" w16cex:dateUtc="2022-12-04T19:16:00Z"/>
</w16cex:commentsExtensible>
</file>

<file path=word/commentsIds.xml><?xml version="1.0" encoding="utf-8"?>
<w16cid:commentsIds xmlns:mc="http://schemas.openxmlformats.org/markup-compatibility/2006" xmlns:w16cid="http://schemas.microsoft.com/office/word/2016/wordml/cid" mc:Ignorable="w16cid">
  <w16cid:commentId w16cid:paraId="160FE0EF" w16cid:durableId="27371857"/>
  <w16cid:commentId w16cid:paraId="419324E7" w16cid:durableId="2737189A"/>
  <w16cid:commentId w16cid:paraId="23D31AE4" w16cid:durableId="1FB7F5A0"/>
  <w16cid:commentId w16cid:paraId="6AEA08B6" w16cid:durableId="27372121"/>
  <w16cid:commentId w16cid:paraId="16983D63" w16cid:durableId="27371F56"/>
  <w16cid:commentId w16cid:paraId="33CD076D" w16cid:durableId="273721CC"/>
  <w16cid:commentId w16cid:paraId="32F9DB55" w16cid:durableId="27372807"/>
  <w16cid:commentId w16cid:paraId="1B359A2D" w16cid:durableId="27372A4A"/>
  <w16cid:commentId w16cid:paraId="5041AEC7" w16cid:durableId="04C19C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8D1B67" w:rsidP="000F33E6" w:rsidRDefault="008D1B67" w14:paraId="41E58417" w14:textId="77777777">
      <w:pPr>
        <w:spacing w:line="240" w:lineRule="auto"/>
      </w:pPr>
      <w:r>
        <w:separator/>
      </w:r>
    </w:p>
  </w:endnote>
  <w:endnote w:type="continuationSeparator" w:id="0">
    <w:p w:rsidR="008D1B67" w:rsidP="000F33E6" w:rsidRDefault="008D1B67" w14:paraId="05B73DF0"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993B2A" w:rsidP="00993B2A" w:rsidRDefault="00993B2A" w14:paraId="00A7891A" w14:textId="77777777">
    <w:pPr>
      <w:pStyle w:val="Footer"/>
      <w:jc w:val="center"/>
    </w:pPr>
    <w:r>
      <w:rPr>
        <w:noProof/>
      </w:rPr>
      <w:drawing>
        <wp:inline distT="0" distB="0" distL="0" distR="0" wp14:anchorId="30BD4118" wp14:editId="6776FBA0">
          <wp:extent cx="5858510" cy="250190"/>
          <wp:effectExtent l="0" t="0" r="889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8510" cy="250190"/>
                  </a:xfrm>
                  <a:prstGeom prst="rect">
                    <a:avLst/>
                  </a:prstGeom>
                  <a:noFill/>
                </pic:spPr>
              </pic:pic>
            </a:graphicData>
          </a:graphic>
        </wp:inline>
      </w:drawing>
    </w:r>
  </w:p>
  <w:p w:rsidR="00993B2A" w:rsidP="00993B2A" w:rsidRDefault="00DA3D4C" w14:paraId="36434BDD" w14:textId="77777777">
    <w:pPr>
      <w:pStyle w:val="Footer"/>
      <w:jc w:val="center"/>
    </w:pPr>
    <w:r>
      <w:t>College of Engineering, Technology and Architecture</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DA3D4C" w:rsidP="00DA3D4C" w:rsidRDefault="00DA3D4C" w14:paraId="25722B10" w14:textId="77777777">
    <w:pPr>
      <w:pStyle w:val="Footer"/>
      <w:jc w:val="center"/>
    </w:pPr>
    <w:r>
      <w:rPr>
        <w:noProof/>
      </w:rPr>
      <w:drawing>
        <wp:inline distT="0" distB="0" distL="0" distR="0" wp14:anchorId="7939EB74" wp14:editId="3E0AC34B">
          <wp:extent cx="5858510" cy="250190"/>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58510" cy="250190"/>
                  </a:xfrm>
                  <a:prstGeom prst="rect">
                    <a:avLst/>
                  </a:prstGeom>
                  <a:noFill/>
                </pic:spPr>
              </pic:pic>
            </a:graphicData>
          </a:graphic>
        </wp:inline>
      </w:drawing>
    </w:r>
  </w:p>
  <w:p w:rsidR="00DA3D4C" w:rsidP="00DA3D4C" w:rsidRDefault="00DA3D4C" w14:paraId="27EAC687" w14:textId="77777777">
    <w:pPr>
      <w:pStyle w:val="Footer"/>
      <w:jc w:val="center"/>
    </w:pPr>
    <w:r w:rsidRPr="00993B2A">
      <w:t>200 Bloomfield Avenue, West Hartford, CT 06117    P 860.768.4112    F 860.768.5073   www.hartford.edu</w:t>
    </w:r>
  </w:p>
  <w:p w:rsidR="00DA3D4C" w:rsidRDefault="00DA3D4C" w14:paraId="74CEE7FB"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8D1B67" w:rsidP="000F33E6" w:rsidRDefault="008D1B67" w14:paraId="75D86941" w14:textId="77777777">
      <w:pPr>
        <w:spacing w:line="240" w:lineRule="auto"/>
      </w:pPr>
      <w:r>
        <w:separator/>
      </w:r>
    </w:p>
  </w:footnote>
  <w:footnote w:type="continuationSeparator" w:id="0">
    <w:p w:rsidR="008D1B67" w:rsidP="000F33E6" w:rsidRDefault="008D1B67" w14:paraId="7664F83D" w14:textId="7777777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120"/>
      <w:gridCol w:w="3120"/>
      <w:gridCol w:w="3120"/>
    </w:tblGrid>
    <w:tr w:rsidR="5C56BABC" w:rsidTr="5C56BABC" w14:paraId="6E9F2318" w14:textId="77777777">
      <w:trPr>
        <w:trHeight w:val="300"/>
      </w:trPr>
      <w:tc>
        <w:tcPr>
          <w:tcW w:w="3120" w:type="dxa"/>
        </w:tcPr>
        <w:p w:rsidR="5C56BABC" w:rsidP="5C56BABC" w:rsidRDefault="5C56BABC" w14:paraId="4E3809BF" w14:textId="079C784F">
          <w:pPr>
            <w:pStyle w:val="Header"/>
            <w:ind w:left="-115"/>
          </w:pPr>
        </w:p>
      </w:tc>
      <w:tc>
        <w:tcPr>
          <w:tcW w:w="3120" w:type="dxa"/>
        </w:tcPr>
        <w:p w:rsidR="5C56BABC" w:rsidP="5C56BABC" w:rsidRDefault="5C56BABC" w14:paraId="3AEF3A70" w14:textId="36190313">
          <w:pPr>
            <w:pStyle w:val="Header"/>
            <w:jc w:val="center"/>
          </w:pPr>
        </w:p>
      </w:tc>
      <w:tc>
        <w:tcPr>
          <w:tcW w:w="3120" w:type="dxa"/>
        </w:tcPr>
        <w:p w:rsidR="5C56BABC" w:rsidP="5C56BABC" w:rsidRDefault="5C56BABC" w14:paraId="172CA7A4" w14:textId="5212286B">
          <w:pPr>
            <w:pStyle w:val="Header"/>
            <w:ind w:right="-115"/>
            <w:jc w:val="right"/>
          </w:pPr>
        </w:p>
      </w:tc>
    </w:tr>
  </w:tbl>
  <w:p w:rsidR="5C56BABC" w:rsidP="5C56BABC" w:rsidRDefault="5C56BABC" w14:paraId="34417103" w14:textId="651B876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DA3D4C" w:rsidP="00DA3D4C" w:rsidRDefault="00DA3D4C" w14:paraId="0BDAE2FD" w14:textId="77777777">
    <w:pPr>
      <w:pStyle w:val="Header"/>
      <w:jc w:val="center"/>
    </w:pPr>
    <w:r>
      <w:rPr>
        <w:noProof/>
      </w:rPr>
      <w:drawing>
        <wp:inline distT="0" distB="0" distL="0" distR="0" wp14:anchorId="5AA01505" wp14:editId="4A53503C">
          <wp:extent cx="3517900" cy="682625"/>
          <wp:effectExtent l="0" t="0" r="6350"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517900" cy="682625"/>
                  </a:xfrm>
                  <a:prstGeom prst="rect">
                    <a:avLst/>
                  </a:prstGeom>
                  <a:noFill/>
                </pic:spPr>
              </pic:pic>
            </a:graphicData>
          </a:graphic>
        </wp:inline>
      </w:drawing>
    </w:r>
  </w:p>
  <w:p w:rsidRPr="00DA3D4C" w:rsidR="00DA3D4C" w:rsidP="00DA3D4C" w:rsidRDefault="00DA3D4C" w14:paraId="6742BC8E" w14:textId="77777777">
    <w:pPr>
      <w:pStyle w:val="Header"/>
      <w:jc w:val="center"/>
      <w:rPr>
        <w:u w:val="single"/>
      </w:rPr>
    </w:pPr>
    <w:r>
      <w:rPr>
        <w:u w:val="single"/>
      </w:rPr>
      <w:tab/>
    </w:r>
    <w:r>
      <w:rPr>
        <w:u w:val="single"/>
      </w:rPr>
      <w:tab/>
    </w:r>
  </w:p>
</w:hdr>
</file>

<file path=word/intelligence2.xml><?xml version="1.0" encoding="utf-8"?>
<int2:intelligence xmlns:int2="http://schemas.microsoft.com/office/intelligence/2020/intelligence">
  <int2:observations>
    <int2:bookmark int2:bookmarkName="_Int_QefoNpms" int2:invalidationBookmarkName="" int2:hashCode="ZD4DPyxyvbq3AT" int2:id="Yz7KzvkV">
      <int2:state int2:type="LegacyProofing" int2:value="Rejected"/>
    </int2:bookmark>
    <int2:bookmark int2:bookmarkName="_Int_9rGVKDvo" int2:invalidationBookmarkName="" int2:hashCode="hI6sBW6Xs1lT+a" int2:id="NMdqeuvf">
      <int2:state int2:type="LegacyProofing" int2:value="Rejected"/>
    </int2:bookmark>
    <int2:bookmark int2:bookmarkName="_Int_nQznSVAR" int2:invalidationBookmarkName="" int2:hashCode="8kOaZItcPE7bEd" int2:id="tE6o7uYi">
      <int2:state int2:type="LegacyProofing" int2:value="Rejected"/>
    </int2:bookmark>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xmlns:w="http://schemas.openxmlformats.org/wordprocessingml/2006/main" w:abstractNumId="13">
    <w:nsid w:val="97fc35a"/>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54548A0"/>
    <w:multiLevelType w:val="hybridMultilevel"/>
    <w:tmpl w:val="E902B5F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7EC1601"/>
    <w:multiLevelType w:val="hybridMultilevel"/>
    <w:tmpl w:val="D1C05D3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0C177BB"/>
    <w:multiLevelType w:val="multilevel"/>
    <w:tmpl w:val="1E10D3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3" w15:restartNumberingAfterBreak="0">
    <w:nsid w:val="16E807F6"/>
    <w:multiLevelType w:val="multilevel"/>
    <w:tmpl w:val="50EAB0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 w15:restartNumberingAfterBreak="0">
    <w:nsid w:val="1DD93F70"/>
    <w:multiLevelType w:val="multilevel"/>
    <w:tmpl w:val="C36A569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6C50581"/>
    <w:multiLevelType w:val="multilevel"/>
    <w:tmpl w:val="C5CCDDB6"/>
    <w:lvl w:ilvl="0">
      <w:start w:val="1"/>
      <w:numFmt w:val="bullet"/>
      <w:lvlText w:val=""/>
      <w:lvlJc w:val="left"/>
      <w:pPr>
        <w:tabs>
          <w:tab w:val="num" w:pos="720"/>
        </w:tabs>
        <w:ind w:left="720" w:hanging="360"/>
      </w:pPr>
      <w:rPr>
        <w:rFonts w:hint="default" w:ascii="Wingdings" w:hAnsi="Wingdings"/>
        <w:sz w:val="20"/>
      </w:rPr>
    </w:lvl>
    <w:lvl w:ilvl="1" w:tentative="1">
      <w:start w:val="1"/>
      <w:numFmt w:val="bullet"/>
      <w:lvlText w:val=""/>
      <w:lvlJc w:val="left"/>
      <w:pPr>
        <w:tabs>
          <w:tab w:val="num" w:pos="1440"/>
        </w:tabs>
        <w:ind w:left="1440" w:hanging="360"/>
      </w:pPr>
      <w:rPr>
        <w:rFonts w:hint="default" w:ascii="Wingdings" w:hAnsi="Wingdings"/>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2C667804"/>
    <w:multiLevelType w:val="hybridMultilevel"/>
    <w:tmpl w:val="DC6258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ED6564"/>
    <w:multiLevelType w:val="multilevel"/>
    <w:tmpl w:val="0F7ED622"/>
    <w:lvl w:ilvl="0">
      <w:start w:val="1"/>
      <w:numFmt w:val="bullet"/>
      <w:lvlText w:val="o"/>
      <w:lvlJc w:val="left"/>
      <w:pPr>
        <w:tabs>
          <w:tab w:val="num" w:pos="720"/>
        </w:tabs>
        <w:ind w:left="720" w:hanging="360"/>
      </w:pPr>
      <w:rPr>
        <w:rFonts w:hint="default" w:ascii="Courier New" w:hAnsi="Courier New"/>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o"/>
      <w:lvlJc w:val="left"/>
      <w:pPr>
        <w:tabs>
          <w:tab w:val="num" w:pos="2160"/>
        </w:tabs>
        <w:ind w:left="2160" w:hanging="360"/>
      </w:pPr>
      <w:rPr>
        <w:rFonts w:hint="default" w:ascii="Courier New" w:hAnsi="Courier New"/>
        <w:sz w:val="20"/>
      </w:rPr>
    </w:lvl>
    <w:lvl w:ilvl="3" w:tentative="1">
      <w:start w:val="1"/>
      <w:numFmt w:val="bullet"/>
      <w:lvlText w:val="o"/>
      <w:lvlJc w:val="left"/>
      <w:pPr>
        <w:tabs>
          <w:tab w:val="num" w:pos="2880"/>
        </w:tabs>
        <w:ind w:left="2880" w:hanging="360"/>
      </w:pPr>
      <w:rPr>
        <w:rFonts w:hint="default" w:ascii="Courier New" w:hAnsi="Courier New"/>
        <w:sz w:val="20"/>
      </w:rPr>
    </w:lvl>
    <w:lvl w:ilvl="4" w:tentative="1">
      <w:start w:val="1"/>
      <w:numFmt w:val="bullet"/>
      <w:lvlText w:val="o"/>
      <w:lvlJc w:val="left"/>
      <w:pPr>
        <w:tabs>
          <w:tab w:val="num" w:pos="3600"/>
        </w:tabs>
        <w:ind w:left="3600" w:hanging="360"/>
      </w:pPr>
      <w:rPr>
        <w:rFonts w:hint="default" w:ascii="Courier New" w:hAnsi="Courier New"/>
        <w:sz w:val="20"/>
      </w:rPr>
    </w:lvl>
    <w:lvl w:ilvl="5" w:tentative="1">
      <w:start w:val="1"/>
      <w:numFmt w:val="bullet"/>
      <w:lvlText w:val="o"/>
      <w:lvlJc w:val="left"/>
      <w:pPr>
        <w:tabs>
          <w:tab w:val="num" w:pos="4320"/>
        </w:tabs>
        <w:ind w:left="4320" w:hanging="360"/>
      </w:pPr>
      <w:rPr>
        <w:rFonts w:hint="default" w:ascii="Courier New" w:hAnsi="Courier New"/>
        <w:sz w:val="20"/>
      </w:rPr>
    </w:lvl>
    <w:lvl w:ilvl="6" w:tentative="1">
      <w:start w:val="1"/>
      <w:numFmt w:val="bullet"/>
      <w:lvlText w:val="o"/>
      <w:lvlJc w:val="left"/>
      <w:pPr>
        <w:tabs>
          <w:tab w:val="num" w:pos="5040"/>
        </w:tabs>
        <w:ind w:left="5040" w:hanging="360"/>
      </w:pPr>
      <w:rPr>
        <w:rFonts w:hint="default" w:ascii="Courier New" w:hAnsi="Courier New"/>
        <w:sz w:val="20"/>
      </w:rPr>
    </w:lvl>
    <w:lvl w:ilvl="7" w:tentative="1">
      <w:start w:val="1"/>
      <w:numFmt w:val="bullet"/>
      <w:lvlText w:val="o"/>
      <w:lvlJc w:val="left"/>
      <w:pPr>
        <w:tabs>
          <w:tab w:val="num" w:pos="5760"/>
        </w:tabs>
        <w:ind w:left="5760" w:hanging="360"/>
      </w:pPr>
      <w:rPr>
        <w:rFonts w:hint="default" w:ascii="Courier New" w:hAnsi="Courier New"/>
        <w:sz w:val="20"/>
      </w:rPr>
    </w:lvl>
    <w:lvl w:ilvl="8" w:tentative="1">
      <w:start w:val="1"/>
      <w:numFmt w:val="bullet"/>
      <w:lvlText w:val="o"/>
      <w:lvlJc w:val="left"/>
      <w:pPr>
        <w:tabs>
          <w:tab w:val="num" w:pos="6480"/>
        </w:tabs>
        <w:ind w:left="6480" w:hanging="360"/>
      </w:pPr>
      <w:rPr>
        <w:rFonts w:hint="default" w:ascii="Courier New" w:hAnsi="Courier New"/>
        <w:sz w:val="20"/>
      </w:rPr>
    </w:lvl>
  </w:abstractNum>
  <w:abstractNum w:abstractNumId="8" w15:restartNumberingAfterBreak="0">
    <w:nsid w:val="578850C9"/>
    <w:multiLevelType w:val="hybridMultilevel"/>
    <w:tmpl w:val="71F8B312"/>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8993005"/>
    <w:multiLevelType w:val="multilevel"/>
    <w:tmpl w:val="C7547D1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0" w15:restartNumberingAfterBreak="0">
    <w:nsid w:val="58EB0916"/>
    <w:multiLevelType w:val="multilevel"/>
    <w:tmpl w:val="5F6C1AA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1" w15:restartNumberingAfterBreak="0">
    <w:nsid w:val="6C461A6B"/>
    <w:multiLevelType w:val="multilevel"/>
    <w:tmpl w:val="6E92433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
      <w:lvlJc w:val="left"/>
      <w:pPr>
        <w:tabs>
          <w:tab w:val="num" w:pos="1440"/>
        </w:tabs>
        <w:ind w:left="1440" w:hanging="360"/>
      </w:pPr>
      <w:rPr>
        <w:rFonts w:hint="default" w:ascii="Symbol" w:hAnsi="Symbol"/>
        <w:sz w:val="20"/>
      </w:rPr>
    </w:lvl>
    <w:lvl w:ilvl="2" w:tentative="1">
      <w:start w:val="1"/>
      <w:numFmt w:val="bullet"/>
      <w:lvlText w:val=""/>
      <w:lvlJc w:val="left"/>
      <w:pPr>
        <w:tabs>
          <w:tab w:val="num" w:pos="2160"/>
        </w:tabs>
        <w:ind w:left="2160" w:hanging="360"/>
      </w:pPr>
      <w:rPr>
        <w:rFonts w:hint="default" w:ascii="Symbol" w:hAnsi="Symbol"/>
        <w:sz w:val="20"/>
      </w:rPr>
    </w:lvl>
    <w:lvl w:ilvl="3" w:tentative="1">
      <w:start w:val="1"/>
      <w:numFmt w:val="bullet"/>
      <w:lvlText w:val=""/>
      <w:lvlJc w:val="left"/>
      <w:pPr>
        <w:tabs>
          <w:tab w:val="num" w:pos="2880"/>
        </w:tabs>
        <w:ind w:left="2880" w:hanging="360"/>
      </w:pPr>
      <w:rPr>
        <w:rFonts w:hint="default" w:ascii="Symbol" w:hAnsi="Symbol"/>
        <w:sz w:val="20"/>
      </w:rPr>
    </w:lvl>
    <w:lvl w:ilvl="4" w:tentative="1">
      <w:start w:val="1"/>
      <w:numFmt w:val="bullet"/>
      <w:lvlText w:val=""/>
      <w:lvlJc w:val="left"/>
      <w:pPr>
        <w:tabs>
          <w:tab w:val="num" w:pos="3600"/>
        </w:tabs>
        <w:ind w:left="3600" w:hanging="360"/>
      </w:pPr>
      <w:rPr>
        <w:rFonts w:hint="default" w:ascii="Symbol" w:hAnsi="Symbol"/>
        <w:sz w:val="20"/>
      </w:rPr>
    </w:lvl>
    <w:lvl w:ilvl="5" w:tentative="1">
      <w:start w:val="1"/>
      <w:numFmt w:val="bullet"/>
      <w:lvlText w:val=""/>
      <w:lvlJc w:val="left"/>
      <w:pPr>
        <w:tabs>
          <w:tab w:val="num" w:pos="4320"/>
        </w:tabs>
        <w:ind w:left="4320" w:hanging="360"/>
      </w:pPr>
      <w:rPr>
        <w:rFonts w:hint="default" w:ascii="Symbol" w:hAnsi="Symbol"/>
        <w:sz w:val="20"/>
      </w:rPr>
    </w:lvl>
    <w:lvl w:ilvl="6" w:tentative="1">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12" w15:restartNumberingAfterBreak="0">
    <w:nsid w:val="6FE45130"/>
    <w:multiLevelType w:val="hybridMultilevel"/>
    <w:tmpl w:val="C9F079F8"/>
    <w:lvl w:ilvl="0" w:tplc="9DCC4BC4">
      <w:start w:val="1"/>
      <w:numFmt w:val="bullet"/>
      <w:lvlText w:val="•"/>
      <w:lvlJc w:val="left"/>
      <w:pPr>
        <w:tabs>
          <w:tab w:val="num" w:pos="720"/>
        </w:tabs>
        <w:ind w:left="720" w:hanging="360"/>
      </w:pPr>
      <w:rPr>
        <w:rFonts w:hint="default" w:ascii="Arial" w:hAnsi="Arial"/>
      </w:rPr>
    </w:lvl>
    <w:lvl w:ilvl="1" w:tplc="1BC24CA8" w:tentative="1">
      <w:start w:val="1"/>
      <w:numFmt w:val="bullet"/>
      <w:lvlText w:val="•"/>
      <w:lvlJc w:val="left"/>
      <w:pPr>
        <w:tabs>
          <w:tab w:val="num" w:pos="1440"/>
        </w:tabs>
        <w:ind w:left="1440" w:hanging="360"/>
      </w:pPr>
      <w:rPr>
        <w:rFonts w:hint="default" w:ascii="Arial" w:hAnsi="Arial"/>
      </w:rPr>
    </w:lvl>
    <w:lvl w:ilvl="2" w:tplc="4936054A" w:tentative="1">
      <w:start w:val="1"/>
      <w:numFmt w:val="bullet"/>
      <w:lvlText w:val="•"/>
      <w:lvlJc w:val="left"/>
      <w:pPr>
        <w:tabs>
          <w:tab w:val="num" w:pos="2160"/>
        </w:tabs>
        <w:ind w:left="2160" w:hanging="360"/>
      </w:pPr>
      <w:rPr>
        <w:rFonts w:hint="default" w:ascii="Arial" w:hAnsi="Arial"/>
      </w:rPr>
    </w:lvl>
    <w:lvl w:ilvl="3" w:tplc="5E3EDA60" w:tentative="1">
      <w:start w:val="1"/>
      <w:numFmt w:val="bullet"/>
      <w:lvlText w:val="•"/>
      <w:lvlJc w:val="left"/>
      <w:pPr>
        <w:tabs>
          <w:tab w:val="num" w:pos="2880"/>
        </w:tabs>
        <w:ind w:left="2880" w:hanging="360"/>
      </w:pPr>
      <w:rPr>
        <w:rFonts w:hint="default" w:ascii="Arial" w:hAnsi="Arial"/>
      </w:rPr>
    </w:lvl>
    <w:lvl w:ilvl="4" w:tplc="22381100" w:tentative="1">
      <w:start w:val="1"/>
      <w:numFmt w:val="bullet"/>
      <w:lvlText w:val="•"/>
      <w:lvlJc w:val="left"/>
      <w:pPr>
        <w:tabs>
          <w:tab w:val="num" w:pos="3600"/>
        </w:tabs>
        <w:ind w:left="3600" w:hanging="360"/>
      </w:pPr>
      <w:rPr>
        <w:rFonts w:hint="default" w:ascii="Arial" w:hAnsi="Arial"/>
      </w:rPr>
    </w:lvl>
    <w:lvl w:ilvl="5" w:tplc="6F0CBB94" w:tentative="1">
      <w:start w:val="1"/>
      <w:numFmt w:val="bullet"/>
      <w:lvlText w:val="•"/>
      <w:lvlJc w:val="left"/>
      <w:pPr>
        <w:tabs>
          <w:tab w:val="num" w:pos="4320"/>
        </w:tabs>
        <w:ind w:left="4320" w:hanging="360"/>
      </w:pPr>
      <w:rPr>
        <w:rFonts w:hint="default" w:ascii="Arial" w:hAnsi="Arial"/>
      </w:rPr>
    </w:lvl>
    <w:lvl w:ilvl="6" w:tplc="BDCA6F1C" w:tentative="1">
      <w:start w:val="1"/>
      <w:numFmt w:val="bullet"/>
      <w:lvlText w:val="•"/>
      <w:lvlJc w:val="left"/>
      <w:pPr>
        <w:tabs>
          <w:tab w:val="num" w:pos="5040"/>
        </w:tabs>
        <w:ind w:left="5040" w:hanging="360"/>
      </w:pPr>
      <w:rPr>
        <w:rFonts w:hint="default" w:ascii="Arial" w:hAnsi="Arial"/>
      </w:rPr>
    </w:lvl>
    <w:lvl w:ilvl="7" w:tplc="FB7EB6F2" w:tentative="1">
      <w:start w:val="1"/>
      <w:numFmt w:val="bullet"/>
      <w:lvlText w:val="•"/>
      <w:lvlJc w:val="left"/>
      <w:pPr>
        <w:tabs>
          <w:tab w:val="num" w:pos="5760"/>
        </w:tabs>
        <w:ind w:left="5760" w:hanging="360"/>
      </w:pPr>
      <w:rPr>
        <w:rFonts w:hint="default" w:ascii="Arial" w:hAnsi="Arial"/>
      </w:rPr>
    </w:lvl>
    <w:lvl w:ilvl="8" w:tplc="E76EF71C" w:tentative="1">
      <w:start w:val="1"/>
      <w:numFmt w:val="bullet"/>
      <w:lvlText w:val="•"/>
      <w:lvlJc w:val="left"/>
      <w:pPr>
        <w:tabs>
          <w:tab w:val="num" w:pos="6480"/>
        </w:tabs>
        <w:ind w:left="6480" w:hanging="360"/>
      </w:pPr>
      <w:rPr>
        <w:rFonts w:hint="default" w:ascii="Arial" w:hAnsi="Arial"/>
      </w:rPr>
    </w:lvl>
  </w:abstractNum>
  <w:num w:numId="14">
    <w:abstractNumId w:val="13"/>
  </w:num>
  <w:num w:numId="1" w16cid:durableId="2013217702">
    <w:abstractNumId w:val="0"/>
  </w:num>
  <w:num w:numId="2" w16cid:durableId="111363886">
    <w:abstractNumId w:val="1"/>
  </w:num>
  <w:num w:numId="3" w16cid:durableId="1494251843">
    <w:abstractNumId w:val="8"/>
  </w:num>
  <w:num w:numId="4" w16cid:durableId="642465159">
    <w:abstractNumId w:val="6"/>
  </w:num>
  <w:num w:numId="5" w16cid:durableId="939726840">
    <w:abstractNumId w:val="12"/>
  </w:num>
  <w:num w:numId="6" w16cid:durableId="818503264">
    <w:abstractNumId w:val="2"/>
  </w:num>
  <w:num w:numId="7" w16cid:durableId="1246764523">
    <w:abstractNumId w:val="3"/>
  </w:num>
  <w:num w:numId="8" w16cid:durableId="2110348135">
    <w:abstractNumId w:val="11"/>
  </w:num>
  <w:num w:numId="9" w16cid:durableId="1391032563">
    <w:abstractNumId w:val="9"/>
  </w:num>
  <w:num w:numId="10" w16cid:durableId="1454516483">
    <w:abstractNumId w:val="7"/>
  </w:num>
  <w:num w:numId="11" w16cid:durableId="625894198">
    <w:abstractNumId w:val="5"/>
  </w:num>
  <w:num w:numId="12" w16cid:durableId="1348554568">
    <w:abstractNumId w:val="4"/>
  </w:num>
  <w:num w:numId="13" w16cid:durableId="991637342">
    <w:abstractNumId w:val="10"/>
  </w:num>
</w:numbering>
</file>

<file path=word/people.xml><?xml version="1.0" encoding="utf-8"?>
<w15:people xmlns:mc="http://schemas.openxmlformats.org/markup-compatibility/2006" xmlns:w15="http://schemas.microsoft.com/office/word/2012/wordml" mc:Ignorable="w15">
  <w15:person w15:author="Philip Faraci">
    <w15:presenceInfo w15:providerId="Windows Live" w15:userId="b98166d782a18b98"/>
  </w15:person>
  <w15:person w15:author="Philip Faraci [2]">
    <w15:presenceInfo w15:providerId="AD" w15:userId="S-1-5-21-2274539766-2132121102-1594101768-191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trackRevisions w:val="false"/>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5567"/>
    <w:rsid w:val="00000000"/>
    <w:rsid w:val="000016A1"/>
    <w:rsid w:val="0001758E"/>
    <w:rsid w:val="00017C67"/>
    <w:rsid w:val="0009280C"/>
    <w:rsid w:val="00092EB6"/>
    <w:rsid w:val="000A7F5E"/>
    <w:rsid w:val="000F33E6"/>
    <w:rsid w:val="00146D43"/>
    <w:rsid w:val="0016534E"/>
    <w:rsid w:val="00186C8A"/>
    <w:rsid w:val="001C6B6F"/>
    <w:rsid w:val="001F1450"/>
    <w:rsid w:val="00216770"/>
    <w:rsid w:val="00233A5D"/>
    <w:rsid w:val="00244A13"/>
    <w:rsid w:val="002702BD"/>
    <w:rsid w:val="00291F28"/>
    <w:rsid w:val="002C1DED"/>
    <w:rsid w:val="002E2D7B"/>
    <w:rsid w:val="002E30CA"/>
    <w:rsid w:val="003442A2"/>
    <w:rsid w:val="003528D9"/>
    <w:rsid w:val="0036246B"/>
    <w:rsid w:val="003A085F"/>
    <w:rsid w:val="003A74E3"/>
    <w:rsid w:val="003C1F70"/>
    <w:rsid w:val="003D63E5"/>
    <w:rsid w:val="00400848"/>
    <w:rsid w:val="004101D2"/>
    <w:rsid w:val="00410A27"/>
    <w:rsid w:val="0044717E"/>
    <w:rsid w:val="0046597C"/>
    <w:rsid w:val="00470517"/>
    <w:rsid w:val="00475881"/>
    <w:rsid w:val="005219FE"/>
    <w:rsid w:val="00582B13"/>
    <w:rsid w:val="005941CD"/>
    <w:rsid w:val="005D41AC"/>
    <w:rsid w:val="005D7F4E"/>
    <w:rsid w:val="0060258A"/>
    <w:rsid w:val="006A37D8"/>
    <w:rsid w:val="006C2698"/>
    <w:rsid w:val="006D3643"/>
    <w:rsid w:val="006D77D0"/>
    <w:rsid w:val="006E7F56"/>
    <w:rsid w:val="006F3147"/>
    <w:rsid w:val="00712B3D"/>
    <w:rsid w:val="00722C74"/>
    <w:rsid w:val="00726A71"/>
    <w:rsid w:val="00726A7A"/>
    <w:rsid w:val="00734E92"/>
    <w:rsid w:val="00757C84"/>
    <w:rsid w:val="007621C8"/>
    <w:rsid w:val="007A6D22"/>
    <w:rsid w:val="007E49A0"/>
    <w:rsid w:val="008118D2"/>
    <w:rsid w:val="008303BF"/>
    <w:rsid w:val="00863F94"/>
    <w:rsid w:val="008D1B67"/>
    <w:rsid w:val="008F0250"/>
    <w:rsid w:val="008F1A0D"/>
    <w:rsid w:val="008F5B06"/>
    <w:rsid w:val="008F7CB0"/>
    <w:rsid w:val="0096553B"/>
    <w:rsid w:val="00993B2A"/>
    <w:rsid w:val="009C38BA"/>
    <w:rsid w:val="009E01C2"/>
    <w:rsid w:val="009E4197"/>
    <w:rsid w:val="00A0223B"/>
    <w:rsid w:val="00A055E2"/>
    <w:rsid w:val="00A56A40"/>
    <w:rsid w:val="00AB5567"/>
    <w:rsid w:val="00AB7AF3"/>
    <w:rsid w:val="00AD64F4"/>
    <w:rsid w:val="00AE7DE1"/>
    <w:rsid w:val="00B25831"/>
    <w:rsid w:val="00B51086"/>
    <w:rsid w:val="00B74D79"/>
    <w:rsid w:val="00BC2B34"/>
    <w:rsid w:val="00BD2613"/>
    <w:rsid w:val="00BD788D"/>
    <w:rsid w:val="00C30DA3"/>
    <w:rsid w:val="00C56D64"/>
    <w:rsid w:val="00C61E37"/>
    <w:rsid w:val="00C96E05"/>
    <w:rsid w:val="00CA3734"/>
    <w:rsid w:val="00CA4DBE"/>
    <w:rsid w:val="00CD41D9"/>
    <w:rsid w:val="00CE7227"/>
    <w:rsid w:val="00D00DDD"/>
    <w:rsid w:val="00D02D12"/>
    <w:rsid w:val="00D44001"/>
    <w:rsid w:val="00D61687"/>
    <w:rsid w:val="00DA1636"/>
    <w:rsid w:val="00DA3D4C"/>
    <w:rsid w:val="00DF3A46"/>
    <w:rsid w:val="00E1025D"/>
    <w:rsid w:val="00E27B7A"/>
    <w:rsid w:val="00E34999"/>
    <w:rsid w:val="00E46EF3"/>
    <w:rsid w:val="00E71FA2"/>
    <w:rsid w:val="00E85B33"/>
    <w:rsid w:val="00EB7826"/>
    <w:rsid w:val="00EC6D3F"/>
    <w:rsid w:val="00ED195A"/>
    <w:rsid w:val="00EF7692"/>
    <w:rsid w:val="00F002A6"/>
    <w:rsid w:val="00FA3F32"/>
    <w:rsid w:val="00FD6691"/>
    <w:rsid w:val="00FF0CC9"/>
    <w:rsid w:val="00FF58D2"/>
    <w:rsid w:val="01699319"/>
    <w:rsid w:val="02EF90A2"/>
    <w:rsid w:val="032D32F1"/>
    <w:rsid w:val="034D520F"/>
    <w:rsid w:val="03C75F4E"/>
    <w:rsid w:val="04C19C6E"/>
    <w:rsid w:val="04E07642"/>
    <w:rsid w:val="04FB9DDA"/>
    <w:rsid w:val="05471113"/>
    <w:rsid w:val="05D5F624"/>
    <w:rsid w:val="063A0045"/>
    <w:rsid w:val="0664D3B3"/>
    <w:rsid w:val="06900035"/>
    <w:rsid w:val="07BB95D7"/>
    <w:rsid w:val="07C301C5"/>
    <w:rsid w:val="0800C1CE"/>
    <w:rsid w:val="0821A550"/>
    <w:rsid w:val="084E8CEC"/>
    <w:rsid w:val="099E6C40"/>
    <w:rsid w:val="09D3E68A"/>
    <w:rsid w:val="09E4E021"/>
    <w:rsid w:val="0AA96747"/>
    <w:rsid w:val="0B324F1B"/>
    <w:rsid w:val="0B56ED50"/>
    <w:rsid w:val="0BC55FE3"/>
    <w:rsid w:val="0BE24A0F"/>
    <w:rsid w:val="0C26A223"/>
    <w:rsid w:val="0CCE1F7C"/>
    <w:rsid w:val="0CDAD7C4"/>
    <w:rsid w:val="0D10B81A"/>
    <w:rsid w:val="0D110EC6"/>
    <w:rsid w:val="0D80407F"/>
    <w:rsid w:val="0D9540E8"/>
    <w:rsid w:val="0E1F9C8C"/>
    <w:rsid w:val="0E2C705A"/>
    <w:rsid w:val="0EBE8E0C"/>
    <w:rsid w:val="0F8D65D9"/>
    <w:rsid w:val="0FF3B820"/>
    <w:rsid w:val="0FF476EF"/>
    <w:rsid w:val="102C1DF5"/>
    <w:rsid w:val="109CFFFE"/>
    <w:rsid w:val="10C3588A"/>
    <w:rsid w:val="117F439D"/>
    <w:rsid w:val="1199AFD6"/>
    <w:rsid w:val="11A7865A"/>
    <w:rsid w:val="11F62ECE"/>
    <w:rsid w:val="1295445E"/>
    <w:rsid w:val="129A3C6D"/>
    <w:rsid w:val="129E24BB"/>
    <w:rsid w:val="1310EE54"/>
    <w:rsid w:val="131B29DB"/>
    <w:rsid w:val="134356BB"/>
    <w:rsid w:val="13511C3C"/>
    <w:rsid w:val="1370CAF2"/>
    <w:rsid w:val="13B5D79C"/>
    <w:rsid w:val="13E2B40B"/>
    <w:rsid w:val="144F993D"/>
    <w:rsid w:val="14681DF8"/>
    <w:rsid w:val="1473B951"/>
    <w:rsid w:val="149346E4"/>
    <w:rsid w:val="14CB848A"/>
    <w:rsid w:val="16A2982A"/>
    <w:rsid w:val="172F2A7B"/>
    <w:rsid w:val="173CEA03"/>
    <w:rsid w:val="17559213"/>
    <w:rsid w:val="178449F7"/>
    <w:rsid w:val="17A3FE86"/>
    <w:rsid w:val="18EAEA16"/>
    <w:rsid w:val="18F16274"/>
    <w:rsid w:val="190EC2DB"/>
    <w:rsid w:val="192BA836"/>
    <w:rsid w:val="197689FA"/>
    <w:rsid w:val="19BEE2FE"/>
    <w:rsid w:val="19C35C40"/>
    <w:rsid w:val="19DBEDAA"/>
    <w:rsid w:val="1AC1F389"/>
    <w:rsid w:val="1B0CFD86"/>
    <w:rsid w:val="1B4CFF29"/>
    <w:rsid w:val="1B7AED71"/>
    <w:rsid w:val="1C46639D"/>
    <w:rsid w:val="1C5CDEA0"/>
    <w:rsid w:val="1C94712B"/>
    <w:rsid w:val="1C9F90DF"/>
    <w:rsid w:val="1CC79DB5"/>
    <w:rsid w:val="1E1C3E24"/>
    <w:rsid w:val="1E6ED8D0"/>
    <w:rsid w:val="1E918A6E"/>
    <w:rsid w:val="1EFB3911"/>
    <w:rsid w:val="1EFFBD6B"/>
    <w:rsid w:val="203B253B"/>
    <w:rsid w:val="203FB233"/>
    <w:rsid w:val="2077DF5E"/>
    <w:rsid w:val="20786FBD"/>
    <w:rsid w:val="20FC7459"/>
    <w:rsid w:val="217A83C2"/>
    <w:rsid w:val="21EC5F38"/>
    <w:rsid w:val="223D9C16"/>
    <w:rsid w:val="2271D1AD"/>
    <w:rsid w:val="239B4A46"/>
    <w:rsid w:val="23A53934"/>
    <w:rsid w:val="23DA536B"/>
    <w:rsid w:val="2434151B"/>
    <w:rsid w:val="24FFF98C"/>
    <w:rsid w:val="25E356C1"/>
    <w:rsid w:val="26423E21"/>
    <w:rsid w:val="26984701"/>
    <w:rsid w:val="26A8D619"/>
    <w:rsid w:val="26B4BE77"/>
    <w:rsid w:val="26C8D9B5"/>
    <w:rsid w:val="26DA023F"/>
    <w:rsid w:val="281E6755"/>
    <w:rsid w:val="282B0FA0"/>
    <w:rsid w:val="286778A5"/>
    <w:rsid w:val="2869E39E"/>
    <w:rsid w:val="28C3D54A"/>
    <w:rsid w:val="292E07FB"/>
    <w:rsid w:val="293F05A5"/>
    <w:rsid w:val="29525BAA"/>
    <w:rsid w:val="296C2889"/>
    <w:rsid w:val="2B07F8EA"/>
    <w:rsid w:val="2B39195F"/>
    <w:rsid w:val="2B6D1880"/>
    <w:rsid w:val="2B8C98B2"/>
    <w:rsid w:val="2C1BB318"/>
    <w:rsid w:val="2C450CF1"/>
    <w:rsid w:val="2C5AA46F"/>
    <w:rsid w:val="2C936823"/>
    <w:rsid w:val="2C9BF88A"/>
    <w:rsid w:val="2CC8BB05"/>
    <w:rsid w:val="2DD17FBC"/>
    <w:rsid w:val="2E17C2EE"/>
    <w:rsid w:val="2EA10F7D"/>
    <w:rsid w:val="2EE449DB"/>
    <w:rsid w:val="2F059FD5"/>
    <w:rsid w:val="2F07302E"/>
    <w:rsid w:val="2F20390A"/>
    <w:rsid w:val="2F34BFEC"/>
    <w:rsid w:val="2FF5ECC9"/>
    <w:rsid w:val="3040270E"/>
    <w:rsid w:val="30857BB9"/>
    <w:rsid w:val="30DC5F27"/>
    <w:rsid w:val="313A38D0"/>
    <w:rsid w:val="314FA464"/>
    <w:rsid w:val="31796DD3"/>
    <w:rsid w:val="319671FF"/>
    <w:rsid w:val="3218040C"/>
    <w:rsid w:val="32C6DA02"/>
    <w:rsid w:val="32EB3411"/>
    <w:rsid w:val="32FA78F1"/>
    <w:rsid w:val="333A953A"/>
    <w:rsid w:val="340678CE"/>
    <w:rsid w:val="34D4747A"/>
    <w:rsid w:val="352146B8"/>
    <w:rsid w:val="355F193D"/>
    <w:rsid w:val="3689832D"/>
    <w:rsid w:val="36BC0F9E"/>
    <w:rsid w:val="3774F6A0"/>
    <w:rsid w:val="37AD698E"/>
    <w:rsid w:val="37CCDA0F"/>
    <w:rsid w:val="38494B5F"/>
    <w:rsid w:val="384D755D"/>
    <w:rsid w:val="38622B5E"/>
    <w:rsid w:val="390329F5"/>
    <w:rsid w:val="39067976"/>
    <w:rsid w:val="3959F2A0"/>
    <w:rsid w:val="395A7595"/>
    <w:rsid w:val="3976594E"/>
    <w:rsid w:val="39A7E1E6"/>
    <w:rsid w:val="39B43F97"/>
    <w:rsid w:val="3A8BC8F5"/>
    <w:rsid w:val="3AAF3978"/>
    <w:rsid w:val="3AB6F122"/>
    <w:rsid w:val="3B202850"/>
    <w:rsid w:val="3B716E41"/>
    <w:rsid w:val="3BEE36CE"/>
    <w:rsid w:val="3C122468"/>
    <w:rsid w:val="3C3E1A38"/>
    <w:rsid w:val="3CACBF60"/>
    <w:rsid w:val="3E87C469"/>
    <w:rsid w:val="3ECBB5C1"/>
    <w:rsid w:val="3EF7AC19"/>
    <w:rsid w:val="3F25DACB"/>
    <w:rsid w:val="3F75BAFA"/>
    <w:rsid w:val="3F89F2C8"/>
    <w:rsid w:val="40678622"/>
    <w:rsid w:val="40E5958B"/>
    <w:rsid w:val="40F7FAE4"/>
    <w:rsid w:val="41118B5B"/>
    <w:rsid w:val="41DE4F04"/>
    <w:rsid w:val="422CA87F"/>
    <w:rsid w:val="423E5CCB"/>
    <w:rsid w:val="4284928C"/>
    <w:rsid w:val="42AD5BBC"/>
    <w:rsid w:val="42B35177"/>
    <w:rsid w:val="42D71DDE"/>
    <w:rsid w:val="42DB8FBF"/>
    <w:rsid w:val="42F189D0"/>
    <w:rsid w:val="436602EF"/>
    <w:rsid w:val="43B6654F"/>
    <w:rsid w:val="445119A3"/>
    <w:rsid w:val="4472EE3F"/>
    <w:rsid w:val="4501D350"/>
    <w:rsid w:val="4527A3BD"/>
    <w:rsid w:val="4532FF5A"/>
    <w:rsid w:val="4595EF63"/>
    <w:rsid w:val="459F9990"/>
    <w:rsid w:val="45BB3FE1"/>
    <w:rsid w:val="45C80C51"/>
    <w:rsid w:val="45DDAB81"/>
    <w:rsid w:val="465B645E"/>
    <w:rsid w:val="46F75E1C"/>
    <w:rsid w:val="480C678D"/>
    <w:rsid w:val="4824E882"/>
    <w:rsid w:val="48C537CD"/>
    <w:rsid w:val="48F31826"/>
    <w:rsid w:val="48FFBE5A"/>
    <w:rsid w:val="497CC94D"/>
    <w:rsid w:val="4B1480DF"/>
    <w:rsid w:val="4BE3BF0C"/>
    <w:rsid w:val="4C97CF4D"/>
    <w:rsid w:val="4D3E4304"/>
    <w:rsid w:val="4D5FCDF5"/>
    <w:rsid w:val="4DD31E36"/>
    <w:rsid w:val="4E44AC92"/>
    <w:rsid w:val="4E9E6E68"/>
    <w:rsid w:val="4EC15BA8"/>
    <w:rsid w:val="4ED09EB4"/>
    <w:rsid w:val="4F6E6097"/>
    <w:rsid w:val="4FAF7C45"/>
    <w:rsid w:val="502B0D73"/>
    <w:rsid w:val="510A30F8"/>
    <w:rsid w:val="511F2A64"/>
    <w:rsid w:val="512C4909"/>
    <w:rsid w:val="51463FFB"/>
    <w:rsid w:val="516EFEC8"/>
    <w:rsid w:val="51FFFDD3"/>
    <w:rsid w:val="520385C5"/>
    <w:rsid w:val="52323150"/>
    <w:rsid w:val="524C0775"/>
    <w:rsid w:val="52A60159"/>
    <w:rsid w:val="53492251"/>
    <w:rsid w:val="53BB4DE0"/>
    <w:rsid w:val="53C1703E"/>
    <w:rsid w:val="54C28A1F"/>
    <w:rsid w:val="54CA2B06"/>
    <w:rsid w:val="54D2BFF8"/>
    <w:rsid w:val="556B0CBA"/>
    <w:rsid w:val="55CED41F"/>
    <w:rsid w:val="5642E5C4"/>
    <w:rsid w:val="56A9C50E"/>
    <w:rsid w:val="57199A24"/>
    <w:rsid w:val="57D92EFC"/>
    <w:rsid w:val="586E2056"/>
    <w:rsid w:val="588509BC"/>
    <w:rsid w:val="58CA1E31"/>
    <w:rsid w:val="5994E892"/>
    <w:rsid w:val="5AB4CD8E"/>
    <w:rsid w:val="5B947016"/>
    <w:rsid w:val="5C56BABC"/>
    <w:rsid w:val="5C9ACDD0"/>
    <w:rsid w:val="5D5AA2D5"/>
    <w:rsid w:val="5D803088"/>
    <w:rsid w:val="5DEA6C3A"/>
    <w:rsid w:val="5DF1CFE2"/>
    <w:rsid w:val="5E1F8D5B"/>
    <w:rsid w:val="5E4AA5B3"/>
    <w:rsid w:val="5E658501"/>
    <w:rsid w:val="5ECED7D5"/>
    <w:rsid w:val="5EDCF3B0"/>
    <w:rsid w:val="5F3C6EC6"/>
    <w:rsid w:val="5F53DAC7"/>
    <w:rsid w:val="605D8B60"/>
    <w:rsid w:val="6089DCE7"/>
    <w:rsid w:val="6135EEA2"/>
    <w:rsid w:val="61D06108"/>
    <w:rsid w:val="621E6340"/>
    <w:rsid w:val="62DA35E6"/>
    <w:rsid w:val="63700994"/>
    <w:rsid w:val="6392B59F"/>
    <w:rsid w:val="64384162"/>
    <w:rsid w:val="64D8E48A"/>
    <w:rsid w:val="64E83C56"/>
    <w:rsid w:val="64EFB0CF"/>
    <w:rsid w:val="65ABF7EC"/>
    <w:rsid w:val="65F80005"/>
    <w:rsid w:val="6668CD48"/>
    <w:rsid w:val="67403DAB"/>
    <w:rsid w:val="6784158D"/>
    <w:rsid w:val="67E9CF60"/>
    <w:rsid w:val="6806B4BB"/>
    <w:rsid w:val="6819C09A"/>
    <w:rsid w:val="683FB925"/>
    <w:rsid w:val="6857EFFB"/>
    <w:rsid w:val="685E719B"/>
    <w:rsid w:val="686ABEDC"/>
    <w:rsid w:val="6879151C"/>
    <w:rsid w:val="688F9C8F"/>
    <w:rsid w:val="68BCCD0F"/>
    <w:rsid w:val="68FD631B"/>
    <w:rsid w:val="6937A9FD"/>
    <w:rsid w:val="69393BB6"/>
    <w:rsid w:val="696CA443"/>
    <w:rsid w:val="6A068F3D"/>
    <w:rsid w:val="6AD6AD1F"/>
    <w:rsid w:val="6BA25F9E"/>
    <w:rsid w:val="6BD3C688"/>
    <w:rsid w:val="6C727D80"/>
    <w:rsid w:val="6C8CAD07"/>
    <w:rsid w:val="6CD2B317"/>
    <w:rsid w:val="6CE99C7D"/>
    <w:rsid w:val="6CF2EAB4"/>
    <w:rsid w:val="6D0769F6"/>
    <w:rsid w:val="6D1A1125"/>
    <w:rsid w:val="6D4C8343"/>
    <w:rsid w:val="6D6238EB"/>
    <w:rsid w:val="6D70AC01"/>
    <w:rsid w:val="6DA9CD2C"/>
    <w:rsid w:val="6DD9A51D"/>
    <w:rsid w:val="6E24B42A"/>
    <w:rsid w:val="6E295AC1"/>
    <w:rsid w:val="6E611BF8"/>
    <w:rsid w:val="6E6C1ED4"/>
    <w:rsid w:val="6E8F1E9C"/>
    <w:rsid w:val="6F19604F"/>
    <w:rsid w:val="6F1A4553"/>
    <w:rsid w:val="6F1B9FF8"/>
    <w:rsid w:val="6F489BCD"/>
    <w:rsid w:val="6F6CA49F"/>
    <w:rsid w:val="7002AD60"/>
    <w:rsid w:val="70061184"/>
    <w:rsid w:val="719FAA69"/>
    <w:rsid w:val="72541EBA"/>
    <w:rsid w:val="7266A483"/>
    <w:rsid w:val="727656CB"/>
    <w:rsid w:val="72803C8F"/>
    <w:rsid w:val="7290F811"/>
    <w:rsid w:val="72A9B6B9"/>
    <w:rsid w:val="733A4E22"/>
    <w:rsid w:val="73496762"/>
    <w:rsid w:val="736071DA"/>
    <w:rsid w:val="73B6883C"/>
    <w:rsid w:val="73E5B97C"/>
    <w:rsid w:val="74790676"/>
    <w:rsid w:val="748AF669"/>
    <w:rsid w:val="756E1F97"/>
    <w:rsid w:val="75DF4A66"/>
    <w:rsid w:val="763FF1FC"/>
    <w:rsid w:val="76ECFFCB"/>
    <w:rsid w:val="775E8E27"/>
    <w:rsid w:val="7808CC89"/>
    <w:rsid w:val="78172A6C"/>
    <w:rsid w:val="781CD885"/>
    <w:rsid w:val="78472CEB"/>
    <w:rsid w:val="7888D02C"/>
    <w:rsid w:val="78959065"/>
    <w:rsid w:val="792D2771"/>
    <w:rsid w:val="792D5F51"/>
    <w:rsid w:val="795C1836"/>
    <w:rsid w:val="7968A069"/>
    <w:rsid w:val="796E1400"/>
    <w:rsid w:val="799BC7C7"/>
    <w:rsid w:val="79E90EC2"/>
    <w:rsid w:val="7A24A08D"/>
    <w:rsid w:val="7AB8A532"/>
    <w:rsid w:val="7AE50C55"/>
    <w:rsid w:val="7B217D8D"/>
    <w:rsid w:val="7B22210B"/>
    <w:rsid w:val="7B752BA3"/>
    <w:rsid w:val="7C90FC67"/>
    <w:rsid w:val="7CB7FBB1"/>
    <w:rsid w:val="7CBD4DEE"/>
    <w:rsid w:val="7D69F627"/>
    <w:rsid w:val="7E772234"/>
    <w:rsid w:val="7F130247"/>
    <w:rsid w:val="7F14FB65"/>
    <w:rsid w:val="7F44FA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213669"/>
  <w15:docId w15:val="{140E6ECA-0B92-4AE8-99B1-8BFB5EF26C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hAnsiTheme="minorHAnsi" w:eastAsia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0" w:semiHidden="1" w:unhideWhenUsed="1" w:qFormat="1"/>
    <w:lsdException w:name="heading 3" w:uiPriority="0"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00DDD"/>
    <w:pPr>
      <w:spacing w:line="360" w:lineRule="auto"/>
      <w:jc w:val="both"/>
    </w:pPr>
  </w:style>
  <w:style w:type="paragraph" w:styleId="Heading1">
    <w:name w:val="heading 1"/>
    <w:basedOn w:val="Normal"/>
    <w:next w:val="Normal"/>
    <w:link w:val="Heading1Char"/>
    <w:uiPriority w:val="9"/>
    <w:qFormat/>
    <w:rsid w:val="00B51086"/>
    <w:pPr>
      <w:spacing w:before="400" w:after="160" w:line="259" w:lineRule="auto"/>
      <w:outlineLvl w:val="0"/>
    </w:pPr>
    <w:rPr>
      <w:b/>
      <w:sz w:val="36"/>
      <w:szCs w:val="40"/>
    </w:rPr>
  </w:style>
  <w:style w:type="paragraph" w:styleId="Heading2">
    <w:name w:val="heading 2"/>
    <w:basedOn w:val="Normal"/>
    <w:next w:val="Normal"/>
    <w:link w:val="Heading2Char"/>
    <w:qFormat/>
    <w:rsid w:val="00B51086"/>
    <w:pPr>
      <w:keepNext/>
      <w:keepLines/>
      <w:widowControl w:val="0"/>
      <w:suppressAutoHyphens/>
      <w:spacing w:before="360" w:after="120"/>
      <w:outlineLvl w:val="1"/>
    </w:pPr>
    <w:rPr>
      <w:rFonts w:eastAsia="Arial" w:cs="Arial"/>
      <w:b/>
      <w:color w:val="000000"/>
      <w:sz w:val="32"/>
      <w:szCs w:val="32"/>
      <w:lang w:eastAsia="hi-IN" w:bidi="hi-IN"/>
    </w:rPr>
  </w:style>
  <w:style w:type="paragraph" w:styleId="Heading3">
    <w:name w:val="heading 3"/>
    <w:basedOn w:val="Normal"/>
    <w:next w:val="Normal"/>
    <w:link w:val="Heading3Char"/>
    <w:qFormat/>
    <w:rsid w:val="00B51086"/>
    <w:pPr>
      <w:spacing w:before="320" w:after="80" w:line="259" w:lineRule="auto"/>
      <w:outlineLvl w:val="2"/>
    </w:pPr>
    <w:rPr>
      <w:b/>
      <w:color w:val="434343"/>
      <w:sz w:val="28"/>
      <w:szCs w:val="2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CD41D9"/>
    <w:pPr>
      <w:ind w:left="720"/>
      <w:contextualSpacing/>
    </w:pPr>
  </w:style>
  <w:style w:type="paragraph" w:styleId="BalloonText">
    <w:name w:val="Balloon Text"/>
    <w:basedOn w:val="Normal"/>
    <w:link w:val="BalloonTextChar"/>
    <w:uiPriority w:val="99"/>
    <w:semiHidden/>
    <w:unhideWhenUsed/>
    <w:rsid w:val="00E71FA2"/>
    <w:pPr>
      <w:spacing w:line="240" w:lineRule="auto"/>
    </w:pPr>
    <w:rPr>
      <w:rFonts w:ascii="Tahoma" w:hAnsi="Tahoma" w:cs="Tahoma"/>
      <w:sz w:val="16"/>
      <w:szCs w:val="16"/>
    </w:rPr>
  </w:style>
  <w:style w:type="character" w:styleId="BalloonTextChar" w:customStyle="1">
    <w:name w:val="Balloon Text Char"/>
    <w:basedOn w:val="DefaultParagraphFont"/>
    <w:link w:val="BalloonText"/>
    <w:uiPriority w:val="99"/>
    <w:semiHidden/>
    <w:rsid w:val="00E71FA2"/>
    <w:rPr>
      <w:rFonts w:ascii="Tahoma" w:hAnsi="Tahoma" w:cs="Tahoma"/>
      <w:sz w:val="16"/>
      <w:szCs w:val="16"/>
    </w:rPr>
  </w:style>
  <w:style w:type="paragraph" w:styleId="Header">
    <w:name w:val="header"/>
    <w:basedOn w:val="Normal"/>
    <w:link w:val="HeaderChar"/>
    <w:uiPriority w:val="99"/>
    <w:unhideWhenUsed/>
    <w:rsid w:val="000F33E6"/>
    <w:pPr>
      <w:tabs>
        <w:tab w:val="center" w:pos="4680"/>
        <w:tab w:val="right" w:pos="9360"/>
      </w:tabs>
      <w:spacing w:line="240" w:lineRule="auto"/>
    </w:pPr>
  </w:style>
  <w:style w:type="character" w:styleId="HeaderChar" w:customStyle="1">
    <w:name w:val="Header Char"/>
    <w:basedOn w:val="DefaultParagraphFont"/>
    <w:link w:val="Header"/>
    <w:uiPriority w:val="99"/>
    <w:rsid w:val="000F33E6"/>
  </w:style>
  <w:style w:type="paragraph" w:styleId="Footer">
    <w:name w:val="footer"/>
    <w:basedOn w:val="Normal"/>
    <w:link w:val="FooterChar"/>
    <w:uiPriority w:val="99"/>
    <w:unhideWhenUsed/>
    <w:rsid w:val="000F33E6"/>
    <w:pPr>
      <w:tabs>
        <w:tab w:val="center" w:pos="4680"/>
        <w:tab w:val="right" w:pos="9360"/>
      </w:tabs>
      <w:spacing w:line="240" w:lineRule="auto"/>
    </w:pPr>
  </w:style>
  <w:style w:type="character" w:styleId="FooterChar" w:customStyle="1">
    <w:name w:val="Footer Char"/>
    <w:basedOn w:val="DefaultParagraphFont"/>
    <w:link w:val="Footer"/>
    <w:uiPriority w:val="99"/>
    <w:rsid w:val="000F33E6"/>
  </w:style>
  <w:style w:type="character" w:styleId="Heading1Char" w:customStyle="1">
    <w:name w:val="Heading 1 Char"/>
    <w:basedOn w:val="DefaultParagraphFont"/>
    <w:link w:val="Heading1"/>
    <w:uiPriority w:val="9"/>
    <w:rsid w:val="00B51086"/>
    <w:rPr>
      <w:b/>
      <w:sz w:val="36"/>
      <w:szCs w:val="40"/>
    </w:rPr>
  </w:style>
  <w:style w:type="character" w:styleId="Heading2Char" w:customStyle="1">
    <w:name w:val="Heading 2 Char"/>
    <w:basedOn w:val="DefaultParagraphFont"/>
    <w:link w:val="Heading2"/>
    <w:rsid w:val="00B51086"/>
    <w:rPr>
      <w:rFonts w:eastAsia="Arial" w:cs="Arial"/>
      <w:b/>
      <w:color w:val="000000"/>
      <w:sz w:val="32"/>
      <w:szCs w:val="32"/>
      <w:lang w:eastAsia="hi-IN" w:bidi="hi-IN"/>
    </w:rPr>
  </w:style>
  <w:style w:type="character" w:styleId="Heading3Char" w:customStyle="1">
    <w:name w:val="Heading 3 Char"/>
    <w:basedOn w:val="DefaultParagraphFont"/>
    <w:link w:val="Heading3"/>
    <w:rsid w:val="00B51086"/>
    <w:rPr>
      <w:b/>
      <w:color w:val="434343"/>
      <w:sz w:val="28"/>
      <w:szCs w:val="28"/>
    </w:rPr>
  </w:style>
  <w:style w:type="paragraph" w:styleId="TOC1">
    <w:name w:val="toc 1"/>
    <w:aliases w:val="Tech Report"/>
    <w:basedOn w:val="Normal"/>
    <w:uiPriority w:val="39"/>
    <w:qFormat/>
    <w:rsid w:val="00B51086"/>
    <w:pPr>
      <w:spacing w:before="120" w:line="259" w:lineRule="auto"/>
    </w:pPr>
    <w:rPr>
      <w:rFonts w:ascii="Times New Roman" w:hAnsi="Times New Roman"/>
      <w:b/>
      <w:bCs/>
      <w:iCs/>
      <w:sz w:val="24"/>
      <w:szCs w:val="24"/>
    </w:rPr>
  </w:style>
  <w:style w:type="paragraph" w:styleId="TOCHeading">
    <w:name w:val="TOC Heading"/>
    <w:basedOn w:val="Heading1"/>
    <w:next w:val="Normal"/>
    <w:uiPriority w:val="39"/>
    <w:unhideWhenUsed/>
    <w:qFormat/>
    <w:rsid w:val="00B51086"/>
    <w:pPr>
      <w:keepNext/>
      <w:keepLines/>
      <w:spacing w:before="240" w:after="0"/>
      <w:jc w:val="left"/>
      <w:outlineLvl w:val="9"/>
    </w:pPr>
    <w:rPr>
      <w:rFonts w:asciiTheme="majorHAnsi" w:hAnsiTheme="majorHAnsi" w:eastAsiaTheme="majorEastAsia" w:cstheme="majorBidi"/>
      <w:b w:val="0"/>
      <w:color w:val="365F91" w:themeColor="accent1" w:themeShade="BF"/>
      <w:sz w:val="32"/>
      <w:szCs w:val="32"/>
    </w:rPr>
  </w:style>
  <w:style w:type="paragraph" w:styleId="TOC3">
    <w:name w:val="toc 3"/>
    <w:basedOn w:val="Normal"/>
    <w:next w:val="Normal"/>
    <w:autoRedefine/>
    <w:uiPriority w:val="39"/>
    <w:unhideWhenUsed/>
    <w:rsid w:val="00B51086"/>
    <w:pPr>
      <w:spacing w:line="259" w:lineRule="auto"/>
      <w:ind w:left="480"/>
    </w:pPr>
    <w:rPr>
      <w:rFonts w:ascii="Times New Roman" w:hAnsi="Times New Roman"/>
      <w:b/>
      <w:sz w:val="24"/>
      <w:szCs w:val="20"/>
    </w:rPr>
  </w:style>
  <w:style w:type="paragraph" w:styleId="TOC2">
    <w:name w:val="toc 2"/>
    <w:basedOn w:val="Normal"/>
    <w:next w:val="Normal"/>
    <w:autoRedefine/>
    <w:uiPriority w:val="39"/>
    <w:unhideWhenUsed/>
    <w:rsid w:val="00B51086"/>
    <w:pPr>
      <w:spacing w:before="120" w:line="259" w:lineRule="auto"/>
      <w:ind w:left="240"/>
    </w:pPr>
    <w:rPr>
      <w:rFonts w:ascii="Times New Roman" w:hAnsi="Times New Roman"/>
      <w:b/>
      <w:bCs/>
      <w:sz w:val="24"/>
    </w:rPr>
  </w:style>
  <w:style w:type="character" w:styleId="Hyperlink">
    <w:name w:val="Hyperlink"/>
    <w:basedOn w:val="DefaultParagraphFont"/>
    <w:uiPriority w:val="99"/>
    <w:unhideWhenUsed/>
    <w:rsid w:val="00B51086"/>
    <w:rPr>
      <w:color w:val="0000FF" w:themeColor="hyperlink"/>
      <w:u w:val="single"/>
    </w:rPr>
  </w:style>
  <w:style w:type="paragraph" w:styleId="Caption">
    <w:name w:val="caption"/>
    <w:basedOn w:val="Normal"/>
    <w:next w:val="Normal"/>
    <w:uiPriority w:val="35"/>
    <w:unhideWhenUsed/>
    <w:qFormat/>
    <w:rsid w:val="00B51086"/>
    <w:pPr>
      <w:spacing w:line="240" w:lineRule="auto"/>
    </w:pPr>
    <w:rPr>
      <w:rFonts w:ascii="Times New Roman" w:hAnsi="Times New Roman"/>
      <w:i/>
      <w:iCs/>
      <w:color w:val="1F497D" w:themeColor="text2"/>
      <w:sz w:val="18"/>
      <w:szCs w:val="18"/>
    </w:rPr>
  </w:style>
  <w:style w:type="paragraph" w:styleId="TableofFigures">
    <w:name w:val="table of figures"/>
    <w:basedOn w:val="Normal"/>
    <w:next w:val="Normal"/>
    <w:uiPriority w:val="99"/>
    <w:unhideWhenUsed/>
    <w:rsid w:val="00B51086"/>
    <w:pPr>
      <w:spacing w:before="240" w:after="240"/>
    </w:pPr>
    <w:rPr>
      <w:rFonts w:ascii="Times New Roman" w:hAnsi="Times New Roman"/>
      <w:b/>
      <w:sz w:val="24"/>
    </w:rPr>
  </w:style>
  <w:style w:type="paragraph" w:styleId="Bibliography">
    <w:name w:val="Bibliography"/>
    <w:basedOn w:val="Normal"/>
    <w:next w:val="Normal"/>
    <w:uiPriority w:val="37"/>
    <w:unhideWhenUsed/>
    <w:rsid w:val="00AD64F4"/>
  </w:style>
  <w:style w:type="character" w:styleId="CommentReference">
    <w:name w:val="annotation reference"/>
    <w:basedOn w:val="DefaultParagraphFont"/>
    <w:uiPriority w:val="99"/>
    <w:semiHidden/>
    <w:unhideWhenUsed/>
    <w:rsid w:val="00AD64F4"/>
    <w:rPr>
      <w:sz w:val="16"/>
      <w:szCs w:val="16"/>
    </w:rPr>
  </w:style>
  <w:style w:type="paragraph" w:styleId="CommentText">
    <w:name w:val="annotation text"/>
    <w:basedOn w:val="Normal"/>
    <w:link w:val="CommentTextChar"/>
    <w:uiPriority w:val="99"/>
    <w:unhideWhenUsed/>
    <w:rsid w:val="00AD64F4"/>
    <w:pPr>
      <w:spacing w:line="240" w:lineRule="auto"/>
    </w:pPr>
    <w:rPr>
      <w:sz w:val="20"/>
      <w:szCs w:val="20"/>
    </w:rPr>
  </w:style>
  <w:style w:type="character" w:styleId="CommentTextChar" w:customStyle="1">
    <w:name w:val="Comment Text Char"/>
    <w:basedOn w:val="DefaultParagraphFont"/>
    <w:link w:val="CommentText"/>
    <w:uiPriority w:val="99"/>
    <w:rsid w:val="00AD64F4"/>
    <w:rPr>
      <w:sz w:val="20"/>
      <w:szCs w:val="20"/>
    </w:rPr>
  </w:style>
  <w:style w:type="paragraph" w:styleId="CommentSubject">
    <w:name w:val="annotation subject"/>
    <w:basedOn w:val="CommentText"/>
    <w:next w:val="CommentText"/>
    <w:link w:val="CommentSubjectChar"/>
    <w:uiPriority w:val="99"/>
    <w:semiHidden/>
    <w:unhideWhenUsed/>
    <w:rsid w:val="00AD64F4"/>
    <w:rPr>
      <w:b/>
      <w:bCs/>
    </w:rPr>
  </w:style>
  <w:style w:type="character" w:styleId="CommentSubjectChar" w:customStyle="1">
    <w:name w:val="Comment Subject Char"/>
    <w:basedOn w:val="CommentTextChar"/>
    <w:link w:val="CommentSubject"/>
    <w:uiPriority w:val="99"/>
    <w:semiHidden/>
    <w:rsid w:val="00AD64F4"/>
    <w:rPr>
      <w:b/>
      <w:bCs/>
      <w:sz w:val="20"/>
      <w:szCs w:val="20"/>
    </w:rPr>
  </w:style>
  <w:style w:type="table" w:styleId="TableGrid">
    <w:name w:val="Table Grid"/>
    <w:basedOn w:val="TableNormal"/>
    <w:uiPriority w:val="59"/>
    <w:rsid w:val="002E30CA"/>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712B3D"/>
    <w:pPr>
      <w:spacing w:after="0" w:line="240" w:lineRule="auto"/>
    </w:pPr>
  </w:style>
  <w:style w:type="character" w:styleId="normaltextrun" w:customStyle="1">
    <w:name w:val="normaltextrun"/>
    <w:basedOn w:val="DefaultParagraphFont"/>
    <w:rsid w:val="0046597C"/>
  </w:style>
  <w:style w:type="character" w:styleId="eop" w:customStyle="1">
    <w:name w:val="eop"/>
    <w:basedOn w:val="DefaultParagraphFont"/>
    <w:rsid w:val="0046597C"/>
  </w:style>
  <w:style w:type="character" w:styleId="scxw253683192" w:customStyle="1">
    <w:name w:val="scxw253683192"/>
    <w:basedOn w:val="DefaultParagraphFont"/>
    <w:rsid w:val="0046597C"/>
  </w:style>
  <w:style w:type="paragraph" w:styleId="paragraph" w:customStyle="1">
    <w:name w:val="paragraph"/>
    <w:basedOn w:val="Normal"/>
    <w:rsid w:val="0046597C"/>
    <w:pPr>
      <w:spacing w:before="100" w:beforeAutospacing="1" w:after="100" w:afterAutospacing="1" w:line="240" w:lineRule="auto"/>
    </w:pPr>
    <w:rPr>
      <w:rFonts w:ascii="Times New Roman" w:hAnsi="Times New Roman" w:eastAsia="Times New Roman" w:cs="Times New Roman"/>
      <w:sz w:val="24"/>
      <w:szCs w:val="24"/>
    </w:rPr>
  </w:style>
  <w:style w:type="character" w:styleId="tabchar" w:customStyle="1">
    <w:name w:val="tabchar"/>
    <w:basedOn w:val="DefaultParagraphFont"/>
    <w:rsid w:val="0046597C"/>
  </w:style>
  <w:style xmlns:w14="http://schemas.microsoft.com/office/word/2010/wordml" xmlns:mc="http://schemas.openxmlformats.org/markup-compatibility/2006" xmlns:w="http://schemas.openxmlformats.org/wordprocessingml/2006/main" w:type="character" w:styleId="TitleChar" w:customStyle="1" mc:Ignorable="w14">
    <w:name xmlns:w="http://schemas.openxmlformats.org/wordprocessingml/2006/main" w:val="Title Char"/>
    <w:basedOn xmlns:w="http://schemas.openxmlformats.org/wordprocessingml/2006/main" w:val="DefaultParagraphFont"/>
    <w:link xmlns:w="http://schemas.openxmlformats.org/wordprocessingml/2006/main" w:val="Title"/>
    <w:uiPriority xmlns:w="http://schemas.openxmlformats.org/wordprocessingml/2006/main" w:val="10"/>
    <w:rPr xmlns:w="http://schemas.openxmlformats.org/wordprocessingml/2006/main">
      <w:rFonts w:asciiTheme="majorHAnsi" w:hAnsiTheme="majorHAnsi" w:eastAsiaTheme="majorEastAsia" w:cstheme="majorBidi"/>
      <w:spacing w:val="-10"/>
      <w:kern w:val="28"/>
      <w:sz w:val="56"/>
      <w:szCs w:val="56"/>
    </w:rPr>
  </w:style>
  <w:style xmlns:w14="http://schemas.microsoft.com/office/word/2010/wordml" xmlns:mc="http://schemas.openxmlformats.org/markup-compatibility/2006" xmlns:w="http://schemas.openxmlformats.org/wordprocessingml/2006/main" w:type="paragraph" w:styleId="Title" mc:Ignorable="w14">
    <w:name xmlns:w="http://schemas.openxmlformats.org/wordprocessingml/2006/main" w:val="Title"/>
    <w:basedOn xmlns:w="http://schemas.openxmlformats.org/wordprocessingml/2006/main" w:val="Normal"/>
    <w:next xmlns:w="http://schemas.openxmlformats.org/wordprocessingml/2006/main" w:val="Normal"/>
    <w:link xmlns:w="http://schemas.openxmlformats.org/wordprocessingml/2006/main" w:val="TitleChar"/>
    <w:uiPriority xmlns:w="http://schemas.openxmlformats.org/wordprocessingml/2006/main" w:val="10"/>
    <w:qFormat xmlns:w="http://schemas.openxmlformats.org/wordprocessingml/2006/main"/>
    <w:pPr xmlns:w="http://schemas.openxmlformats.org/wordprocessingml/2006/main">
      <w:spacing xmlns:w="http://schemas.openxmlformats.org/wordprocessingml/2006/main" w:after="0" w:line="240" w:lineRule="auto"/>
      <w:contextualSpacing xmlns:w="http://schemas.openxmlformats.org/wordprocessingml/2006/main"/>
    </w:pPr>
    <w:rPr xmlns:w="http://schemas.openxmlformats.org/wordprocessingml/2006/main">
      <w:rFonts w:asciiTheme="majorHAnsi" w:hAnsiTheme="majorHAnsi" w:eastAsiaTheme="majorEastAsia"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1853558">
      <w:bodyDiv w:val="1"/>
      <w:marLeft w:val="0"/>
      <w:marRight w:val="0"/>
      <w:marTop w:val="0"/>
      <w:marBottom w:val="0"/>
      <w:divBdr>
        <w:top w:val="none" w:sz="0" w:space="0" w:color="auto"/>
        <w:left w:val="none" w:sz="0" w:space="0" w:color="auto"/>
        <w:bottom w:val="none" w:sz="0" w:space="0" w:color="auto"/>
        <w:right w:val="none" w:sz="0" w:space="0" w:color="auto"/>
      </w:divBdr>
    </w:div>
    <w:div w:id="122507167">
      <w:bodyDiv w:val="1"/>
      <w:marLeft w:val="0"/>
      <w:marRight w:val="0"/>
      <w:marTop w:val="0"/>
      <w:marBottom w:val="0"/>
      <w:divBdr>
        <w:top w:val="none" w:sz="0" w:space="0" w:color="auto"/>
        <w:left w:val="none" w:sz="0" w:space="0" w:color="auto"/>
        <w:bottom w:val="none" w:sz="0" w:space="0" w:color="auto"/>
        <w:right w:val="none" w:sz="0" w:space="0" w:color="auto"/>
      </w:divBdr>
    </w:div>
    <w:div w:id="134766205">
      <w:bodyDiv w:val="1"/>
      <w:marLeft w:val="0"/>
      <w:marRight w:val="0"/>
      <w:marTop w:val="0"/>
      <w:marBottom w:val="0"/>
      <w:divBdr>
        <w:top w:val="none" w:sz="0" w:space="0" w:color="auto"/>
        <w:left w:val="none" w:sz="0" w:space="0" w:color="auto"/>
        <w:bottom w:val="none" w:sz="0" w:space="0" w:color="auto"/>
        <w:right w:val="none" w:sz="0" w:space="0" w:color="auto"/>
      </w:divBdr>
    </w:div>
    <w:div w:id="147015916">
      <w:bodyDiv w:val="1"/>
      <w:marLeft w:val="0"/>
      <w:marRight w:val="0"/>
      <w:marTop w:val="0"/>
      <w:marBottom w:val="0"/>
      <w:divBdr>
        <w:top w:val="none" w:sz="0" w:space="0" w:color="auto"/>
        <w:left w:val="none" w:sz="0" w:space="0" w:color="auto"/>
        <w:bottom w:val="none" w:sz="0" w:space="0" w:color="auto"/>
        <w:right w:val="none" w:sz="0" w:space="0" w:color="auto"/>
      </w:divBdr>
    </w:div>
    <w:div w:id="180705001">
      <w:bodyDiv w:val="1"/>
      <w:marLeft w:val="0"/>
      <w:marRight w:val="0"/>
      <w:marTop w:val="0"/>
      <w:marBottom w:val="0"/>
      <w:divBdr>
        <w:top w:val="none" w:sz="0" w:space="0" w:color="auto"/>
        <w:left w:val="none" w:sz="0" w:space="0" w:color="auto"/>
        <w:bottom w:val="none" w:sz="0" w:space="0" w:color="auto"/>
        <w:right w:val="none" w:sz="0" w:space="0" w:color="auto"/>
      </w:divBdr>
    </w:div>
    <w:div w:id="204409851">
      <w:bodyDiv w:val="1"/>
      <w:marLeft w:val="0"/>
      <w:marRight w:val="0"/>
      <w:marTop w:val="0"/>
      <w:marBottom w:val="0"/>
      <w:divBdr>
        <w:top w:val="none" w:sz="0" w:space="0" w:color="auto"/>
        <w:left w:val="none" w:sz="0" w:space="0" w:color="auto"/>
        <w:bottom w:val="none" w:sz="0" w:space="0" w:color="auto"/>
        <w:right w:val="none" w:sz="0" w:space="0" w:color="auto"/>
      </w:divBdr>
    </w:div>
    <w:div w:id="248538754">
      <w:bodyDiv w:val="1"/>
      <w:marLeft w:val="0"/>
      <w:marRight w:val="0"/>
      <w:marTop w:val="0"/>
      <w:marBottom w:val="0"/>
      <w:divBdr>
        <w:top w:val="none" w:sz="0" w:space="0" w:color="auto"/>
        <w:left w:val="none" w:sz="0" w:space="0" w:color="auto"/>
        <w:bottom w:val="none" w:sz="0" w:space="0" w:color="auto"/>
        <w:right w:val="none" w:sz="0" w:space="0" w:color="auto"/>
      </w:divBdr>
    </w:div>
    <w:div w:id="254289644">
      <w:bodyDiv w:val="1"/>
      <w:marLeft w:val="0"/>
      <w:marRight w:val="0"/>
      <w:marTop w:val="0"/>
      <w:marBottom w:val="0"/>
      <w:divBdr>
        <w:top w:val="none" w:sz="0" w:space="0" w:color="auto"/>
        <w:left w:val="none" w:sz="0" w:space="0" w:color="auto"/>
        <w:bottom w:val="none" w:sz="0" w:space="0" w:color="auto"/>
        <w:right w:val="none" w:sz="0" w:space="0" w:color="auto"/>
      </w:divBdr>
    </w:div>
    <w:div w:id="272787202">
      <w:bodyDiv w:val="1"/>
      <w:marLeft w:val="0"/>
      <w:marRight w:val="0"/>
      <w:marTop w:val="0"/>
      <w:marBottom w:val="0"/>
      <w:divBdr>
        <w:top w:val="none" w:sz="0" w:space="0" w:color="auto"/>
        <w:left w:val="none" w:sz="0" w:space="0" w:color="auto"/>
        <w:bottom w:val="none" w:sz="0" w:space="0" w:color="auto"/>
        <w:right w:val="none" w:sz="0" w:space="0" w:color="auto"/>
      </w:divBdr>
    </w:div>
    <w:div w:id="282007501">
      <w:bodyDiv w:val="1"/>
      <w:marLeft w:val="0"/>
      <w:marRight w:val="0"/>
      <w:marTop w:val="0"/>
      <w:marBottom w:val="0"/>
      <w:divBdr>
        <w:top w:val="none" w:sz="0" w:space="0" w:color="auto"/>
        <w:left w:val="none" w:sz="0" w:space="0" w:color="auto"/>
        <w:bottom w:val="none" w:sz="0" w:space="0" w:color="auto"/>
        <w:right w:val="none" w:sz="0" w:space="0" w:color="auto"/>
      </w:divBdr>
    </w:div>
    <w:div w:id="291709948">
      <w:bodyDiv w:val="1"/>
      <w:marLeft w:val="0"/>
      <w:marRight w:val="0"/>
      <w:marTop w:val="0"/>
      <w:marBottom w:val="0"/>
      <w:divBdr>
        <w:top w:val="none" w:sz="0" w:space="0" w:color="auto"/>
        <w:left w:val="none" w:sz="0" w:space="0" w:color="auto"/>
        <w:bottom w:val="none" w:sz="0" w:space="0" w:color="auto"/>
        <w:right w:val="none" w:sz="0" w:space="0" w:color="auto"/>
      </w:divBdr>
    </w:div>
    <w:div w:id="363210842">
      <w:bodyDiv w:val="1"/>
      <w:marLeft w:val="0"/>
      <w:marRight w:val="0"/>
      <w:marTop w:val="0"/>
      <w:marBottom w:val="0"/>
      <w:divBdr>
        <w:top w:val="none" w:sz="0" w:space="0" w:color="auto"/>
        <w:left w:val="none" w:sz="0" w:space="0" w:color="auto"/>
        <w:bottom w:val="none" w:sz="0" w:space="0" w:color="auto"/>
        <w:right w:val="none" w:sz="0" w:space="0" w:color="auto"/>
      </w:divBdr>
    </w:div>
    <w:div w:id="391347820">
      <w:bodyDiv w:val="1"/>
      <w:marLeft w:val="0"/>
      <w:marRight w:val="0"/>
      <w:marTop w:val="0"/>
      <w:marBottom w:val="0"/>
      <w:divBdr>
        <w:top w:val="none" w:sz="0" w:space="0" w:color="auto"/>
        <w:left w:val="none" w:sz="0" w:space="0" w:color="auto"/>
        <w:bottom w:val="none" w:sz="0" w:space="0" w:color="auto"/>
        <w:right w:val="none" w:sz="0" w:space="0" w:color="auto"/>
      </w:divBdr>
    </w:div>
    <w:div w:id="492111398">
      <w:bodyDiv w:val="1"/>
      <w:marLeft w:val="0"/>
      <w:marRight w:val="0"/>
      <w:marTop w:val="0"/>
      <w:marBottom w:val="0"/>
      <w:divBdr>
        <w:top w:val="none" w:sz="0" w:space="0" w:color="auto"/>
        <w:left w:val="none" w:sz="0" w:space="0" w:color="auto"/>
        <w:bottom w:val="none" w:sz="0" w:space="0" w:color="auto"/>
        <w:right w:val="none" w:sz="0" w:space="0" w:color="auto"/>
      </w:divBdr>
    </w:div>
    <w:div w:id="501089131">
      <w:bodyDiv w:val="1"/>
      <w:marLeft w:val="0"/>
      <w:marRight w:val="0"/>
      <w:marTop w:val="0"/>
      <w:marBottom w:val="0"/>
      <w:divBdr>
        <w:top w:val="none" w:sz="0" w:space="0" w:color="auto"/>
        <w:left w:val="none" w:sz="0" w:space="0" w:color="auto"/>
        <w:bottom w:val="none" w:sz="0" w:space="0" w:color="auto"/>
        <w:right w:val="none" w:sz="0" w:space="0" w:color="auto"/>
      </w:divBdr>
    </w:div>
    <w:div w:id="505364760">
      <w:bodyDiv w:val="1"/>
      <w:marLeft w:val="0"/>
      <w:marRight w:val="0"/>
      <w:marTop w:val="0"/>
      <w:marBottom w:val="0"/>
      <w:divBdr>
        <w:top w:val="none" w:sz="0" w:space="0" w:color="auto"/>
        <w:left w:val="none" w:sz="0" w:space="0" w:color="auto"/>
        <w:bottom w:val="none" w:sz="0" w:space="0" w:color="auto"/>
        <w:right w:val="none" w:sz="0" w:space="0" w:color="auto"/>
      </w:divBdr>
      <w:divsChild>
        <w:div w:id="1988121915">
          <w:marLeft w:val="0"/>
          <w:marRight w:val="0"/>
          <w:marTop w:val="0"/>
          <w:marBottom w:val="0"/>
          <w:divBdr>
            <w:top w:val="none" w:sz="0" w:space="0" w:color="auto"/>
            <w:left w:val="none" w:sz="0" w:space="0" w:color="auto"/>
            <w:bottom w:val="none" w:sz="0" w:space="0" w:color="auto"/>
            <w:right w:val="none" w:sz="0" w:space="0" w:color="auto"/>
          </w:divBdr>
        </w:div>
        <w:div w:id="1748920242">
          <w:marLeft w:val="0"/>
          <w:marRight w:val="0"/>
          <w:marTop w:val="0"/>
          <w:marBottom w:val="0"/>
          <w:divBdr>
            <w:top w:val="none" w:sz="0" w:space="0" w:color="auto"/>
            <w:left w:val="none" w:sz="0" w:space="0" w:color="auto"/>
            <w:bottom w:val="none" w:sz="0" w:space="0" w:color="auto"/>
            <w:right w:val="none" w:sz="0" w:space="0" w:color="auto"/>
          </w:divBdr>
        </w:div>
        <w:div w:id="1210453836">
          <w:marLeft w:val="0"/>
          <w:marRight w:val="0"/>
          <w:marTop w:val="0"/>
          <w:marBottom w:val="0"/>
          <w:divBdr>
            <w:top w:val="none" w:sz="0" w:space="0" w:color="auto"/>
            <w:left w:val="none" w:sz="0" w:space="0" w:color="auto"/>
            <w:bottom w:val="none" w:sz="0" w:space="0" w:color="auto"/>
            <w:right w:val="none" w:sz="0" w:space="0" w:color="auto"/>
          </w:divBdr>
        </w:div>
        <w:div w:id="1351486993">
          <w:marLeft w:val="0"/>
          <w:marRight w:val="0"/>
          <w:marTop w:val="0"/>
          <w:marBottom w:val="0"/>
          <w:divBdr>
            <w:top w:val="none" w:sz="0" w:space="0" w:color="auto"/>
            <w:left w:val="none" w:sz="0" w:space="0" w:color="auto"/>
            <w:bottom w:val="none" w:sz="0" w:space="0" w:color="auto"/>
            <w:right w:val="none" w:sz="0" w:space="0" w:color="auto"/>
          </w:divBdr>
        </w:div>
      </w:divsChild>
    </w:div>
    <w:div w:id="509373685">
      <w:bodyDiv w:val="1"/>
      <w:marLeft w:val="0"/>
      <w:marRight w:val="0"/>
      <w:marTop w:val="0"/>
      <w:marBottom w:val="0"/>
      <w:divBdr>
        <w:top w:val="none" w:sz="0" w:space="0" w:color="auto"/>
        <w:left w:val="none" w:sz="0" w:space="0" w:color="auto"/>
        <w:bottom w:val="none" w:sz="0" w:space="0" w:color="auto"/>
        <w:right w:val="none" w:sz="0" w:space="0" w:color="auto"/>
      </w:divBdr>
    </w:div>
    <w:div w:id="519978673">
      <w:bodyDiv w:val="1"/>
      <w:marLeft w:val="0"/>
      <w:marRight w:val="0"/>
      <w:marTop w:val="0"/>
      <w:marBottom w:val="0"/>
      <w:divBdr>
        <w:top w:val="none" w:sz="0" w:space="0" w:color="auto"/>
        <w:left w:val="none" w:sz="0" w:space="0" w:color="auto"/>
        <w:bottom w:val="none" w:sz="0" w:space="0" w:color="auto"/>
        <w:right w:val="none" w:sz="0" w:space="0" w:color="auto"/>
      </w:divBdr>
      <w:divsChild>
        <w:div w:id="877818892">
          <w:marLeft w:val="0"/>
          <w:marRight w:val="0"/>
          <w:marTop w:val="0"/>
          <w:marBottom w:val="0"/>
          <w:divBdr>
            <w:top w:val="none" w:sz="0" w:space="0" w:color="auto"/>
            <w:left w:val="none" w:sz="0" w:space="0" w:color="auto"/>
            <w:bottom w:val="none" w:sz="0" w:space="0" w:color="auto"/>
            <w:right w:val="none" w:sz="0" w:space="0" w:color="auto"/>
          </w:divBdr>
          <w:divsChild>
            <w:div w:id="222299361">
              <w:marLeft w:val="0"/>
              <w:marRight w:val="0"/>
              <w:marTop w:val="0"/>
              <w:marBottom w:val="0"/>
              <w:divBdr>
                <w:top w:val="none" w:sz="0" w:space="0" w:color="auto"/>
                <w:left w:val="none" w:sz="0" w:space="0" w:color="auto"/>
                <w:bottom w:val="none" w:sz="0" w:space="0" w:color="auto"/>
                <w:right w:val="none" w:sz="0" w:space="0" w:color="auto"/>
              </w:divBdr>
            </w:div>
          </w:divsChild>
        </w:div>
        <w:div w:id="585504719">
          <w:marLeft w:val="0"/>
          <w:marRight w:val="0"/>
          <w:marTop w:val="0"/>
          <w:marBottom w:val="0"/>
          <w:divBdr>
            <w:top w:val="none" w:sz="0" w:space="0" w:color="auto"/>
            <w:left w:val="none" w:sz="0" w:space="0" w:color="auto"/>
            <w:bottom w:val="none" w:sz="0" w:space="0" w:color="auto"/>
            <w:right w:val="none" w:sz="0" w:space="0" w:color="auto"/>
          </w:divBdr>
          <w:divsChild>
            <w:div w:id="735248525">
              <w:marLeft w:val="0"/>
              <w:marRight w:val="0"/>
              <w:marTop w:val="0"/>
              <w:marBottom w:val="0"/>
              <w:divBdr>
                <w:top w:val="none" w:sz="0" w:space="0" w:color="auto"/>
                <w:left w:val="none" w:sz="0" w:space="0" w:color="auto"/>
                <w:bottom w:val="none" w:sz="0" w:space="0" w:color="auto"/>
                <w:right w:val="none" w:sz="0" w:space="0" w:color="auto"/>
              </w:divBdr>
            </w:div>
          </w:divsChild>
        </w:div>
        <w:div w:id="108009466">
          <w:marLeft w:val="0"/>
          <w:marRight w:val="0"/>
          <w:marTop w:val="0"/>
          <w:marBottom w:val="0"/>
          <w:divBdr>
            <w:top w:val="none" w:sz="0" w:space="0" w:color="auto"/>
            <w:left w:val="none" w:sz="0" w:space="0" w:color="auto"/>
            <w:bottom w:val="none" w:sz="0" w:space="0" w:color="auto"/>
            <w:right w:val="none" w:sz="0" w:space="0" w:color="auto"/>
          </w:divBdr>
          <w:divsChild>
            <w:div w:id="1916472841">
              <w:marLeft w:val="0"/>
              <w:marRight w:val="0"/>
              <w:marTop w:val="0"/>
              <w:marBottom w:val="0"/>
              <w:divBdr>
                <w:top w:val="none" w:sz="0" w:space="0" w:color="auto"/>
                <w:left w:val="none" w:sz="0" w:space="0" w:color="auto"/>
                <w:bottom w:val="none" w:sz="0" w:space="0" w:color="auto"/>
                <w:right w:val="none" w:sz="0" w:space="0" w:color="auto"/>
              </w:divBdr>
            </w:div>
          </w:divsChild>
        </w:div>
        <w:div w:id="1547378134">
          <w:marLeft w:val="0"/>
          <w:marRight w:val="0"/>
          <w:marTop w:val="0"/>
          <w:marBottom w:val="0"/>
          <w:divBdr>
            <w:top w:val="none" w:sz="0" w:space="0" w:color="auto"/>
            <w:left w:val="none" w:sz="0" w:space="0" w:color="auto"/>
            <w:bottom w:val="none" w:sz="0" w:space="0" w:color="auto"/>
            <w:right w:val="none" w:sz="0" w:space="0" w:color="auto"/>
          </w:divBdr>
          <w:divsChild>
            <w:div w:id="612785674">
              <w:marLeft w:val="0"/>
              <w:marRight w:val="0"/>
              <w:marTop w:val="0"/>
              <w:marBottom w:val="0"/>
              <w:divBdr>
                <w:top w:val="none" w:sz="0" w:space="0" w:color="auto"/>
                <w:left w:val="none" w:sz="0" w:space="0" w:color="auto"/>
                <w:bottom w:val="none" w:sz="0" w:space="0" w:color="auto"/>
                <w:right w:val="none" w:sz="0" w:space="0" w:color="auto"/>
              </w:divBdr>
            </w:div>
            <w:div w:id="1252425229">
              <w:marLeft w:val="0"/>
              <w:marRight w:val="0"/>
              <w:marTop w:val="0"/>
              <w:marBottom w:val="0"/>
              <w:divBdr>
                <w:top w:val="none" w:sz="0" w:space="0" w:color="auto"/>
                <w:left w:val="none" w:sz="0" w:space="0" w:color="auto"/>
                <w:bottom w:val="none" w:sz="0" w:space="0" w:color="auto"/>
                <w:right w:val="none" w:sz="0" w:space="0" w:color="auto"/>
              </w:divBdr>
            </w:div>
          </w:divsChild>
        </w:div>
        <w:div w:id="1533346507">
          <w:marLeft w:val="0"/>
          <w:marRight w:val="0"/>
          <w:marTop w:val="0"/>
          <w:marBottom w:val="0"/>
          <w:divBdr>
            <w:top w:val="none" w:sz="0" w:space="0" w:color="auto"/>
            <w:left w:val="none" w:sz="0" w:space="0" w:color="auto"/>
            <w:bottom w:val="none" w:sz="0" w:space="0" w:color="auto"/>
            <w:right w:val="none" w:sz="0" w:space="0" w:color="auto"/>
          </w:divBdr>
          <w:divsChild>
            <w:div w:id="477496533">
              <w:marLeft w:val="0"/>
              <w:marRight w:val="0"/>
              <w:marTop w:val="0"/>
              <w:marBottom w:val="0"/>
              <w:divBdr>
                <w:top w:val="none" w:sz="0" w:space="0" w:color="auto"/>
                <w:left w:val="none" w:sz="0" w:space="0" w:color="auto"/>
                <w:bottom w:val="none" w:sz="0" w:space="0" w:color="auto"/>
                <w:right w:val="none" w:sz="0" w:space="0" w:color="auto"/>
              </w:divBdr>
            </w:div>
          </w:divsChild>
        </w:div>
        <w:div w:id="1772120691">
          <w:marLeft w:val="0"/>
          <w:marRight w:val="0"/>
          <w:marTop w:val="0"/>
          <w:marBottom w:val="0"/>
          <w:divBdr>
            <w:top w:val="none" w:sz="0" w:space="0" w:color="auto"/>
            <w:left w:val="none" w:sz="0" w:space="0" w:color="auto"/>
            <w:bottom w:val="none" w:sz="0" w:space="0" w:color="auto"/>
            <w:right w:val="none" w:sz="0" w:space="0" w:color="auto"/>
          </w:divBdr>
          <w:divsChild>
            <w:div w:id="1870532873">
              <w:marLeft w:val="0"/>
              <w:marRight w:val="0"/>
              <w:marTop w:val="0"/>
              <w:marBottom w:val="0"/>
              <w:divBdr>
                <w:top w:val="none" w:sz="0" w:space="0" w:color="auto"/>
                <w:left w:val="none" w:sz="0" w:space="0" w:color="auto"/>
                <w:bottom w:val="none" w:sz="0" w:space="0" w:color="auto"/>
                <w:right w:val="none" w:sz="0" w:space="0" w:color="auto"/>
              </w:divBdr>
            </w:div>
            <w:div w:id="561140367">
              <w:marLeft w:val="0"/>
              <w:marRight w:val="0"/>
              <w:marTop w:val="0"/>
              <w:marBottom w:val="0"/>
              <w:divBdr>
                <w:top w:val="none" w:sz="0" w:space="0" w:color="auto"/>
                <w:left w:val="none" w:sz="0" w:space="0" w:color="auto"/>
                <w:bottom w:val="none" w:sz="0" w:space="0" w:color="auto"/>
                <w:right w:val="none" w:sz="0" w:space="0" w:color="auto"/>
              </w:divBdr>
            </w:div>
            <w:div w:id="1207252803">
              <w:marLeft w:val="0"/>
              <w:marRight w:val="0"/>
              <w:marTop w:val="0"/>
              <w:marBottom w:val="0"/>
              <w:divBdr>
                <w:top w:val="none" w:sz="0" w:space="0" w:color="auto"/>
                <w:left w:val="none" w:sz="0" w:space="0" w:color="auto"/>
                <w:bottom w:val="none" w:sz="0" w:space="0" w:color="auto"/>
                <w:right w:val="none" w:sz="0" w:space="0" w:color="auto"/>
              </w:divBdr>
            </w:div>
            <w:div w:id="268322193">
              <w:marLeft w:val="0"/>
              <w:marRight w:val="0"/>
              <w:marTop w:val="0"/>
              <w:marBottom w:val="0"/>
              <w:divBdr>
                <w:top w:val="none" w:sz="0" w:space="0" w:color="auto"/>
                <w:left w:val="none" w:sz="0" w:space="0" w:color="auto"/>
                <w:bottom w:val="none" w:sz="0" w:space="0" w:color="auto"/>
                <w:right w:val="none" w:sz="0" w:space="0" w:color="auto"/>
              </w:divBdr>
            </w:div>
          </w:divsChild>
        </w:div>
        <w:div w:id="843588274">
          <w:marLeft w:val="0"/>
          <w:marRight w:val="0"/>
          <w:marTop w:val="0"/>
          <w:marBottom w:val="0"/>
          <w:divBdr>
            <w:top w:val="none" w:sz="0" w:space="0" w:color="auto"/>
            <w:left w:val="none" w:sz="0" w:space="0" w:color="auto"/>
            <w:bottom w:val="none" w:sz="0" w:space="0" w:color="auto"/>
            <w:right w:val="none" w:sz="0" w:space="0" w:color="auto"/>
          </w:divBdr>
          <w:divsChild>
            <w:div w:id="158883514">
              <w:marLeft w:val="0"/>
              <w:marRight w:val="0"/>
              <w:marTop w:val="0"/>
              <w:marBottom w:val="0"/>
              <w:divBdr>
                <w:top w:val="none" w:sz="0" w:space="0" w:color="auto"/>
                <w:left w:val="none" w:sz="0" w:space="0" w:color="auto"/>
                <w:bottom w:val="none" w:sz="0" w:space="0" w:color="auto"/>
                <w:right w:val="none" w:sz="0" w:space="0" w:color="auto"/>
              </w:divBdr>
            </w:div>
          </w:divsChild>
        </w:div>
        <w:div w:id="331566610">
          <w:marLeft w:val="0"/>
          <w:marRight w:val="0"/>
          <w:marTop w:val="0"/>
          <w:marBottom w:val="0"/>
          <w:divBdr>
            <w:top w:val="none" w:sz="0" w:space="0" w:color="auto"/>
            <w:left w:val="none" w:sz="0" w:space="0" w:color="auto"/>
            <w:bottom w:val="none" w:sz="0" w:space="0" w:color="auto"/>
            <w:right w:val="none" w:sz="0" w:space="0" w:color="auto"/>
          </w:divBdr>
        </w:div>
      </w:divsChild>
    </w:div>
    <w:div w:id="557669903">
      <w:bodyDiv w:val="1"/>
      <w:marLeft w:val="0"/>
      <w:marRight w:val="0"/>
      <w:marTop w:val="0"/>
      <w:marBottom w:val="0"/>
      <w:divBdr>
        <w:top w:val="none" w:sz="0" w:space="0" w:color="auto"/>
        <w:left w:val="none" w:sz="0" w:space="0" w:color="auto"/>
        <w:bottom w:val="none" w:sz="0" w:space="0" w:color="auto"/>
        <w:right w:val="none" w:sz="0" w:space="0" w:color="auto"/>
      </w:divBdr>
    </w:div>
    <w:div w:id="574821883">
      <w:bodyDiv w:val="1"/>
      <w:marLeft w:val="0"/>
      <w:marRight w:val="0"/>
      <w:marTop w:val="0"/>
      <w:marBottom w:val="0"/>
      <w:divBdr>
        <w:top w:val="none" w:sz="0" w:space="0" w:color="auto"/>
        <w:left w:val="none" w:sz="0" w:space="0" w:color="auto"/>
        <w:bottom w:val="none" w:sz="0" w:space="0" w:color="auto"/>
        <w:right w:val="none" w:sz="0" w:space="0" w:color="auto"/>
      </w:divBdr>
    </w:div>
    <w:div w:id="580599006">
      <w:bodyDiv w:val="1"/>
      <w:marLeft w:val="0"/>
      <w:marRight w:val="0"/>
      <w:marTop w:val="0"/>
      <w:marBottom w:val="0"/>
      <w:divBdr>
        <w:top w:val="none" w:sz="0" w:space="0" w:color="auto"/>
        <w:left w:val="none" w:sz="0" w:space="0" w:color="auto"/>
        <w:bottom w:val="none" w:sz="0" w:space="0" w:color="auto"/>
        <w:right w:val="none" w:sz="0" w:space="0" w:color="auto"/>
      </w:divBdr>
    </w:div>
    <w:div w:id="784694742">
      <w:bodyDiv w:val="1"/>
      <w:marLeft w:val="0"/>
      <w:marRight w:val="0"/>
      <w:marTop w:val="0"/>
      <w:marBottom w:val="0"/>
      <w:divBdr>
        <w:top w:val="none" w:sz="0" w:space="0" w:color="auto"/>
        <w:left w:val="none" w:sz="0" w:space="0" w:color="auto"/>
        <w:bottom w:val="none" w:sz="0" w:space="0" w:color="auto"/>
        <w:right w:val="none" w:sz="0" w:space="0" w:color="auto"/>
      </w:divBdr>
    </w:div>
    <w:div w:id="801309886">
      <w:bodyDiv w:val="1"/>
      <w:marLeft w:val="0"/>
      <w:marRight w:val="0"/>
      <w:marTop w:val="0"/>
      <w:marBottom w:val="0"/>
      <w:divBdr>
        <w:top w:val="none" w:sz="0" w:space="0" w:color="auto"/>
        <w:left w:val="none" w:sz="0" w:space="0" w:color="auto"/>
        <w:bottom w:val="none" w:sz="0" w:space="0" w:color="auto"/>
        <w:right w:val="none" w:sz="0" w:space="0" w:color="auto"/>
      </w:divBdr>
    </w:div>
    <w:div w:id="801583117">
      <w:bodyDiv w:val="1"/>
      <w:marLeft w:val="0"/>
      <w:marRight w:val="0"/>
      <w:marTop w:val="0"/>
      <w:marBottom w:val="0"/>
      <w:divBdr>
        <w:top w:val="none" w:sz="0" w:space="0" w:color="auto"/>
        <w:left w:val="none" w:sz="0" w:space="0" w:color="auto"/>
        <w:bottom w:val="none" w:sz="0" w:space="0" w:color="auto"/>
        <w:right w:val="none" w:sz="0" w:space="0" w:color="auto"/>
      </w:divBdr>
    </w:div>
    <w:div w:id="813369602">
      <w:bodyDiv w:val="1"/>
      <w:marLeft w:val="0"/>
      <w:marRight w:val="0"/>
      <w:marTop w:val="0"/>
      <w:marBottom w:val="0"/>
      <w:divBdr>
        <w:top w:val="none" w:sz="0" w:space="0" w:color="auto"/>
        <w:left w:val="none" w:sz="0" w:space="0" w:color="auto"/>
        <w:bottom w:val="none" w:sz="0" w:space="0" w:color="auto"/>
        <w:right w:val="none" w:sz="0" w:space="0" w:color="auto"/>
      </w:divBdr>
    </w:div>
    <w:div w:id="834809316">
      <w:bodyDiv w:val="1"/>
      <w:marLeft w:val="0"/>
      <w:marRight w:val="0"/>
      <w:marTop w:val="0"/>
      <w:marBottom w:val="0"/>
      <w:divBdr>
        <w:top w:val="none" w:sz="0" w:space="0" w:color="auto"/>
        <w:left w:val="none" w:sz="0" w:space="0" w:color="auto"/>
        <w:bottom w:val="none" w:sz="0" w:space="0" w:color="auto"/>
        <w:right w:val="none" w:sz="0" w:space="0" w:color="auto"/>
      </w:divBdr>
    </w:div>
    <w:div w:id="851379558">
      <w:bodyDiv w:val="1"/>
      <w:marLeft w:val="0"/>
      <w:marRight w:val="0"/>
      <w:marTop w:val="0"/>
      <w:marBottom w:val="0"/>
      <w:divBdr>
        <w:top w:val="none" w:sz="0" w:space="0" w:color="auto"/>
        <w:left w:val="none" w:sz="0" w:space="0" w:color="auto"/>
        <w:bottom w:val="none" w:sz="0" w:space="0" w:color="auto"/>
        <w:right w:val="none" w:sz="0" w:space="0" w:color="auto"/>
      </w:divBdr>
    </w:div>
    <w:div w:id="857544410">
      <w:bodyDiv w:val="1"/>
      <w:marLeft w:val="0"/>
      <w:marRight w:val="0"/>
      <w:marTop w:val="0"/>
      <w:marBottom w:val="0"/>
      <w:divBdr>
        <w:top w:val="none" w:sz="0" w:space="0" w:color="auto"/>
        <w:left w:val="none" w:sz="0" w:space="0" w:color="auto"/>
        <w:bottom w:val="none" w:sz="0" w:space="0" w:color="auto"/>
        <w:right w:val="none" w:sz="0" w:space="0" w:color="auto"/>
      </w:divBdr>
      <w:divsChild>
        <w:div w:id="1288438614">
          <w:marLeft w:val="0"/>
          <w:marRight w:val="0"/>
          <w:marTop w:val="0"/>
          <w:marBottom w:val="0"/>
          <w:divBdr>
            <w:top w:val="none" w:sz="0" w:space="0" w:color="auto"/>
            <w:left w:val="none" w:sz="0" w:space="0" w:color="auto"/>
            <w:bottom w:val="none" w:sz="0" w:space="0" w:color="auto"/>
            <w:right w:val="none" w:sz="0" w:space="0" w:color="auto"/>
          </w:divBdr>
        </w:div>
        <w:div w:id="1954706037">
          <w:marLeft w:val="0"/>
          <w:marRight w:val="0"/>
          <w:marTop w:val="0"/>
          <w:marBottom w:val="0"/>
          <w:divBdr>
            <w:top w:val="none" w:sz="0" w:space="0" w:color="auto"/>
            <w:left w:val="none" w:sz="0" w:space="0" w:color="auto"/>
            <w:bottom w:val="none" w:sz="0" w:space="0" w:color="auto"/>
            <w:right w:val="none" w:sz="0" w:space="0" w:color="auto"/>
          </w:divBdr>
        </w:div>
        <w:div w:id="300770254">
          <w:marLeft w:val="0"/>
          <w:marRight w:val="0"/>
          <w:marTop w:val="0"/>
          <w:marBottom w:val="0"/>
          <w:divBdr>
            <w:top w:val="none" w:sz="0" w:space="0" w:color="auto"/>
            <w:left w:val="none" w:sz="0" w:space="0" w:color="auto"/>
            <w:bottom w:val="none" w:sz="0" w:space="0" w:color="auto"/>
            <w:right w:val="none" w:sz="0" w:space="0" w:color="auto"/>
          </w:divBdr>
        </w:div>
        <w:div w:id="1996909212">
          <w:marLeft w:val="0"/>
          <w:marRight w:val="0"/>
          <w:marTop w:val="0"/>
          <w:marBottom w:val="0"/>
          <w:divBdr>
            <w:top w:val="none" w:sz="0" w:space="0" w:color="auto"/>
            <w:left w:val="none" w:sz="0" w:space="0" w:color="auto"/>
            <w:bottom w:val="none" w:sz="0" w:space="0" w:color="auto"/>
            <w:right w:val="none" w:sz="0" w:space="0" w:color="auto"/>
          </w:divBdr>
        </w:div>
        <w:div w:id="34240569">
          <w:marLeft w:val="0"/>
          <w:marRight w:val="0"/>
          <w:marTop w:val="0"/>
          <w:marBottom w:val="0"/>
          <w:divBdr>
            <w:top w:val="none" w:sz="0" w:space="0" w:color="auto"/>
            <w:left w:val="none" w:sz="0" w:space="0" w:color="auto"/>
            <w:bottom w:val="none" w:sz="0" w:space="0" w:color="auto"/>
            <w:right w:val="none" w:sz="0" w:space="0" w:color="auto"/>
          </w:divBdr>
        </w:div>
        <w:div w:id="1383017447">
          <w:marLeft w:val="0"/>
          <w:marRight w:val="0"/>
          <w:marTop w:val="0"/>
          <w:marBottom w:val="0"/>
          <w:divBdr>
            <w:top w:val="none" w:sz="0" w:space="0" w:color="auto"/>
            <w:left w:val="none" w:sz="0" w:space="0" w:color="auto"/>
            <w:bottom w:val="none" w:sz="0" w:space="0" w:color="auto"/>
            <w:right w:val="none" w:sz="0" w:space="0" w:color="auto"/>
          </w:divBdr>
        </w:div>
        <w:div w:id="1389719441">
          <w:marLeft w:val="0"/>
          <w:marRight w:val="0"/>
          <w:marTop w:val="0"/>
          <w:marBottom w:val="0"/>
          <w:divBdr>
            <w:top w:val="none" w:sz="0" w:space="0" w:color="auto"/>
            <w:left w:val="none" w:sz="0" w:space="0" w:color="auto"/>
            <w:bottom w:val="none" w:sz="0" w:space="0" w:color="auto"/>
            <w:right w:val="none" w:sz="0" w:space="0" w:color="auto"/>
          </w:divBdr>
        </w:div>
      </w:divsChild>
    </w:div>
    <w:div w:id="859198577">
      <w:bodyDiv w:val="1"/>
      <w:marLeft w:val="0"/>
      <w:marRight w:val="0"/>
      <w:marTop w:val="0"/>
      <w:marBottom w:val="0"/>
      <w:divBdr>
        <w:top w:val="none" w:sz="0" w:space="0" w:color="auto"/>
        <w:left w:val="none" w:sz="0" w:space="0" w:color="auto"/>
        <w:bottom w:val="none" w:sz="0" w:space="0" w:color="auto"/>
        <w:right w:val="none" w:sz="0" w:space="0" w:color="auto"/>
      </w:divBdr>
    </w:div>
    <w:div w:id="879325081">
      <w:bodyDiv w:val="1"/>
      <w:marLeft w:val="0"/>
      <w:marRight w:val="0"/>
      <w:marTop w:val="0"/>
      <w:marBottom w:val="0"/>
      <w:divBdr>
        <w:top w:val="none" w:sz="0" w:space="0" w:color="auto"/>
        <w:left w:val="none" w:sz="0" w:space="0" w:color="auto"/>
        <w:bottom w:val="none" w:sz="0" w:space="0" w:color="auto"/>
        <w:right w:val="none" w:sz="0" w:space="0" w:color="auto"/>
      </w:divBdr>
    </w:div>
    <w:div w:id="911235399">
      <w:bodyDiv w:val="1"/>
      <w:marLeft w:val="0"/>
      <w:marRight w:val="0"/>
      <w:marTop w:val="0"/>
      <w:marBottom w:val="0"/>
      <w:divBdr>
        <w:top w:val="none" w:sz="0" w:space="0" w:color="auto"/>
        <w:left w:val="none" w:sz="0" w:space="0" w:color="auto"/>
        <w:bottom w:val="none" w:sz="0" w:space="0" w:color="auto"/>
        <w:right w:val="none" w:sz="0" w:space="0" w:color="auto"/>
      </w:divBdr>
    </w:div>
    <w:div w:id="991642430">
      <w:bodyDiv w:val="1"/>
      <w:marLeft w:val="0"/>
      <w:marRight w:val="0"/>
      <w:marTop w:val="0"/>
      <w:marBottom w:val="0"/>
      <w:divBdr>
        <w:top w:val="none" w:sz="0" w:space="0" w:color="auto"/>
        <w:left w:val="none" w:sz="0" w:space="0" w:color="auto"/>
        <w:bottom w:val="none" w:sz="0" w:space="0" w:color="auto"/>
        <w:right w:val="none" w:sz="0" w:space="0" w:color="auto"/>
      </w:divBdr>
    </w:div>
    <w:div w:id="1038890969">
      <w:bodyDiv w:val="1"/>
      <w:marLeft w:val="0"/>
      <w:marRight w:val="0"/>
      <w:marTop w:val="0"/>
      <w:marBottom w:val="0"/>
      <w:divBdr>
        <w:top w:val="none" w:sz="0" w:space="0" w:color="auto"/>
        <w:left w:val="none" w:sz="0" w:space="0" w:color="auto"/>
        <w:bottom w:val="none" w:sz="0" w:space="0" w:color="auto"/>
        <w:right w:val="none" w:sz="0" w:space="0" w:color="auto"/>
      </w:divBdr>
    </w:div>
    <w:div w:id="1068454427">
      <w:bodyDiv w:val="1"/>
      <w:marLeft w:val="0"/>
      <w:marRight w:val="0"/>
      <w:marTop w:val="0"/>
      <w:marBottom w:val="0"/>
      <w:divBdr>
        <w:top w:val="none" w:sz="0" w:space="0" w:color="auto"/>
        <w:left w:val="none" w:sz="0" w:space="0" w:color="auto"/>
        <w:bottom w:val="none" w:sz="0" w:space="0" w:color="auto"/>
        <w:right w:val="none" w:sz="0" w:space="0" w:color="auto"/>
      </w:divBdr>
    </w:div>
    <w:div w:id="1159997684">
      <w:bodyDiv w:val="1"/>
      <w:marLeft w:val="0"/>
      <w:marRight w:val="0"/>
      <w:marTop w:val="0"/>
      <w:marBottom w:val="0"/>
      <w:divBdr>
        <w:top w:val="none" w:sz="0" w:space="0" w:color="auto"/>
        <w:left w:val="none" w:sz="0" w:space="0" w:color="auto"/>
        <w:bottom w:val="none" w:sz="0" w:space="0" w:color="auto"/>
        <w:right w:val="none" w:sz="0" w:space="0" w:color="auto"/>
      </w:divBdr>
    </w:div>
    <w:div w:id="1248735104">
      <w:bodyDiv w:val="1"/>
      <w:marLeft w:val="0"/>
      <w:marRight w:val="0"/>
      <w:marTop w:val="0"/>
      <w:marBottom w:val="0"/>
      <w:divBdr>
        <w:top w:val="none" w:sz="0" w:space="0" w:color="auto"/>
        <w:left w:val="none" w:sz="0" w:space="0" w:color="auto"/>
        <w:bottom w:val="none" w:sz="0" w:space="0" w:color="auto"/>
        <w:right w:val="none" w:sz="0" w:space="0" w:color="auto"/>
      </w:divBdr>
    </w:div>
    <w:div w:id="1264461416">
      <w:bodyDiv w:val="1"/>
      <w:marLeft w:val="0"/>
      <w:marRight w:val="0"/>
      <w:marTop w:val="0"/>
      <w:marBottom w:val="0"/>
      <w:divBdr>
        <w:top w:val="none" w:sz="0" w:space="0" w:color="auto"/>
        <w:left w:val="none" w:sz="0" w:space="0" w:color="auto"/>
        <w:bottom w:val="none" w:sz="0" w:space="0" w:color="auto"/>
        <w:right w:val="none" w:sz="0" w:space="0" w:color="auto"/>
      </w:divBdr>
    </w:div>
    <w:div w:id="1273131294">
      <w:bodyDiv w:val="1"/>
      <w:marLeft w:val="0"/>
      <w:marRight w:val="0"/>
      <w:marTop w:val="0"/>
      <w:marBottom w:val="0"/>
      <w:divBdr>
        <w:top w:val="none" w:sz="0" w:space="0" w:color="auto"/>
        <w:left w:val="none" w:sz="0" w:space="0" w:color="auto"/>
        <w:bottom w:val="none" w:sz="0" w:space="0" w:color="auto"/>
        <w:right w:val="none" w:sz="0" w:space="0" w:color="auto"/>
      </w:divBdr>
    </w:div>
    <w:div w:id="1298024188">
      <w:bodyDiv w:val="1"/>
      <w:marLeft w:val="0"/>
      <w:marRight w:val="0"/>
      <w:marTop w:val="0"/>
      <w:marBottom w:val="0"/>
      <w:divBdr>
        <w:top w:val="none" w:sz="0" w:space="0" w:color="auto"/>
        <w:left w:val="none" w:sz="0" w:space="0" w:color="auto"/>
        <w:bottom w:val="none" w:sz="0" w:space="0" w:color="auto"/>
        <w:right w:val="none" w:sz="0" w:space="0" w:color="auto"/>
      </w:divBdr>
    </w:div>
    <w:div w:id="1311518958">
      <w:bodyDiv w:val="1"/>
      <w:marLeft w:val="0"/>
      <w:marRight w:val="0"/>
      <w:marTop w:val="0"/>
      <w:marBottom w:val="0"/>
      <w:divBdr>
        <w:top w:val="none" w:sz="0" w:space="0" w:color="auto"/>
        <w:left w:val="none" w:sz="0" w:space="0" w:color="auto"/>
        <w:bottom w:val="none" w:sz="0" w:space="0" w:color="auto"/>
        <w:right w:val="none" w:sz="0" w:space="0" w:color="auto"/>
      </w:divBdr>
      <w:divsChild>
        <w:div w:id="1741974284">
          <w:marLeft w:val="547"/>
          <w:marRight w:val="0"/>
          <w:marTop w:val="0"/>
          <w:marBottom w:val="0"/>
          <w:divBdr>
            <w:top w:val="none" w:sz="0" w:space="0" w:color="auto"/>
            <w:left w:val="none" w:sz="0" w:space="0" w:color="auto"/>
            <w:bottom w:val="none" w:sz="0" w:space="0" w:color="auto"/>
            <w:right w:val="none" w:sz="0" w:space="0" w:color="auto"/>
          </w:divBdr>
        </w:div>
      </w:divsChild>
    </w:div>
    <w:div w:id="1329795777">
      <w:bodyDiv w:val="1"/>
      <w:marLeft w:val="0"/>
      <w:marRight w:val="0"/>
      <w:marTop w:val="0"/>
      <w:marBottom w:val="0"/>
      <w:divBdr>
        <w:top w:val="none" w:sz="0" w:space="0" w:color="auto"/>
        <w:left w:val="none" w:sz="0" w:space="0" w:color="auto"/>
        <w:bottom w:val="none" w:sz="0" w:space="0" w:color="auto"/>
        <w:right w:val="none" w:sz="0" w:space="0" w:color="auto"/>
      </w:divBdr>
    </w:div>
    <w:div w:id="1341736681">
      <w:bodyDiv w:val="1"/>
      <w:marLeft w:val="0"/>
      <w:marRight w:val="0"/>
      <w:marTop w:val="0"/>
      <w:marBottom w:val="0"/>
      <w:divBdr>
        <w:top w:val="none" w:sz="0" w:space="0" w:color="auto"/>
        <w:left w:val="none" w:sz="0" w:space="0" w:color="auto"/>
        <w:bottom w:val="none" w:sz="0" w:space="0" w:color="auto"/>
        <w:right w:val="none" w:sz="0" w:space="0" w:color="auto"/>
      </w:divBdr>
    </w:div>
    <w:div w:id="1381634349">
      <w:bodyDiv w:val="1"/>
      <w:marLeft w:val="0"/>
      <w:marRight w:val="0"/>
      <w:marTop w:val="0"/>
      <w:marBottom w:val="0"/>
      <w:divBdr>
        <w:top w:val="none" w:sz="0" w:space="0" w:color="auto"/>
        <w:left w:val="none" w:sz="0" w:space="0" w:color="auto"/>
        <w:bottom w:val="none" w:sz="0" w:space="0" w:color="auto"/>
        <w:right w:val="none" w:sz="0" w:space="0" w:color="auto"/>
      </w:divBdr>
    </w:div>
    <w:div w:id="1389298675">
      <w:bodyDiv w:val="1"/>
      <w:marLeft w:val="0"/>
      <w:marRight w:val="0"/>
      <w:marTop w:val="0"/>
      <w:marBottom w:val="0"/>
      <w:divBdr>
        <w:top w:val="none" w:sz="0" w:space="0" w:color="auto"/>
        <w:left w:val="none" w:sz="0" w:space="0" w:color="auto"/>
        <w:bottom w:val="none" w:sz="0" w:space="0" w:color="auto"/>
        <w:right w:val="none" w:sz="0" w:space="0" w:color="auto"/>
      </w:divBdr>
    </w:div>
    <w:div w:id="1390182322">
      <w:bodyDiv w:val="1"/>
      <w:marLeft w:val="0"/>
      <w:marRight w:val="0"/>
      <w:marTop w:val="0"/>
      <w:marBottom w:val="0"/>
      <w:divBdr>
        <w:top w:val="none" w:sz="0" w:space="0" w:color="auto"/>
        <w:left w:val="none" w:sz="0" w:space="0" w:color="auto"/>
        <w:bottom w:val="none" w:sz="0" w:space="0" w:color="auto"/>
        <w:right w:val="none" w:sz="0" w:space="0" w:color="auto"/>
      </w:divBdr>
    </w:div>
    <w:div w:id="1444811655">
      <w:bodyDiv w:val="1"/>
      <w:marLeft w:val="0"/>
      <w:marRight w:val="0"/>
      <w:marTop w:val="0"/>
      <w:marBottom w:val="0"/>
      <w:divBdr>
        <w:top w:val="none" w:sz="0" w:space="0" w:color="auto"/>
        <w:left w:val="none" w:sz="0" w:space="0" w:color="auto"/>
        <w:bottom w:val="none" w:sz="0" w:space="0" w:color="auto"/>
        <w:right w:val="none" w:sz="0" w:space="0" w:color="auto"/>
      </w:divBdr>
    </w:div>
    <w:div w:id="1455519004">
      <w:bodyDiv w:val="1"/>
      <w:marLeft w:val="0"/>
      <w:marRight w:val="0"/>
      <w:marTop w:val="0"/>
      <w:marBottom w:val="0"/>
      <w:divBdr>
        <w:top w:val="none" w:sz="0" w:space="0" w:color="auto"/>
        <w:left w:val="none" w:sz="0" w:space="0" w:color="auto"/>
        <w:bottom w:val="none" w:sz="0" w:space="0" w:color="auto"/>
        <w:right w:val="none" w:sz="0" w:space="0" w:color="auto"/>
      </w:divBdr>
      <w:divsChild>
        <w:div w:id="355423294">
          <w:marLeft w:val="0"/>
          <w:marRight w:val="0"/>
          <w:marTop w:val="0"/>
          <w:marBottom w:val="0"/>
          <w:divBdr>
            <w:top w:val="none" w:sz="0" w:space="0" w:color="auto"/>
            <w:left w:val="none" w:sz="0" w:space="0" w:color="auto"/>
            <w:bottom w:val="none" w:sz="0" w:space="0" w:color="auto"/>
            <w:right w:val="none" w:sz="0" w:space="0" w:color="auto"/>
          </w:divBdr>
        </w:div>
        <w:div w:id="1738354920">
          <w:marLeft w:val="0"/>
          <w:marRight w:val="0"/>
          <w:marTop w:val="0"/>
          <w:marBottom w:val="0"/>
          <w:divBdr>
            <w:top w:val="none" w:sz="0" w:space="0" w:color="auto"/>
            <w:left w:val="none" w:sz="0" w:space="0" w:color="auto"/>
            <w:bottom w:val="none" w:sz="0" w:space="0" w:color="auto"/>
            <w:right w:val="none" w:sz="0" w:space="0" w:color="auto"/>
          </w:divBdr>
        </w:div>
        <w:div w:id="1138491910">
          <w:marLeft w:val="0"/>
          <w:marRight w:val="0"/>
          <w:marTop w:val="0"/>
          <w:marBottom w:val="0"/>
          <w:divBdr>
            <w:top w:val="none" w:sz="0" w:space="0" w:color="auto"/>
            <w:left w:val="none" w:sz="0" w:space="0" w:color="auto"/>
            <w:bottom w:val="none" w:sz="0" w:space="0" w:color="auto"/>
            <w:right w:val="none" w:sz="0" w:space="0" w:color="auto"/>
          </w:divBdr>
        </w:div>
        <w:div w:id="851528375">
          <w:marLeft w:val="0"/>
          <w:marRight w:val="0"/>
          <w:marTop w:val="0"/>
          <w:marBottom w:val="0"/>
          <w:divBdr>
            <w:top w:val="none" w:sz="0" w:space="0" w:color="auto"/>
            <w:left w:val="none" w:sz="0" w:space="0" w:color="auto"/>
            <w:bottom w:val="none" w:sz="0" w:space="0" w:color="auto"/>
            <w:right w:val="none" w:sz="0" w:space="0" w:color="auto"/>
          </w:divBdr>
        </w:div>
        <w:div w:id="1527982345">
          <w:marLeft w:val="0"/>
          <w:marRight w:val="0"/>
          <w:marTop w:val="0"/>
          <w:marBottom w:val="0"/>
          <w:divBdr>
            <w:top w:val="none" w:sz="0" w:space="0" w:color="auto"/>
            <w:left w:val="none" w:sz="0" w:space="0" w:color="auto"/>
            <w:bottom w:val="none" w:sz="0" w:space="0" w:color="auto"/>
            <w:right w:val="none" w:sz="0" w:space="0" w:color="auto"/>
          </w:divBdr>
        </w:div>
      </w:divsChild>
    </w:div>
    <w:div w:id="1485707652">
      <w:bodyDiv w:val="1"/>
      <w:marLeft w:val="0"/>
      <w:marRight w:val="0"/>
      <w:marTop w:val="0"/>
      <w:marBottom w:val="0"/>
      <w:divBdr>
        <w:top w:val="none" w:sz="0" w:space="0" w:color="auto"/>
        <w:left w:val="none" w:sz="0" w:space="0" w:color="auto"/>
        <w:bottom w:val="none" w:sz="0" w:space="0" w:color="auto"/>
        <w:right w:val="none" w:sz="0" w:space="0" w:color="auto"/>
      </w:divBdr>
    </w:div>
    <w:div w:id="1529828590">
      <w:bodyDiv w:val="1"/>
      <w:marLeft w:val="0"/>
      <w:marRight w:val="0"/>
      <w:marTop w:val="0"/>
      <w:marBottom w:val="0"/>
      <w:divBdr>
        <w:top w:val="none" w:sz="0" w:space="0" w:color="auto"/>
        <w:left w:val="none" w:sz="0" w:space="0" w:color="auto"/>
        <w:bottom w:val="none" w:sz="0" w:space="0" w:color="auto"/>
        <w:right w:val="none" w:sz="0" w:space="0" w:color="auto"/>
      </w:divBdr>
    </w:div>
    <w:div w:id="1531652227">
      <w:bodyDiv w:val="1"/>
      <w:marLeft w:val="0"/>
      <w:marRight w:val="0"/>
      <w:marTop w:val="0"/>
      <w:marBottom w:val="0"/>
      <w:divBdr>
        <w:top w:val="none" w:sz="0" w:space="0" w:color="auto"/>
        <w:left w:val="none" w:sz="0" w:space="0" w:color="auto"/>
        <w:bottom w:val="none" w:sz="0" w:space="0" w:color="auto"/>
        <w:right w:val="none" w:sz="0" w:space="0" w:color="auto"/>
      </w:divBdr>
    </w:div>
    <w:div w:id="1554123634">
      <w:bodyDiv w:val="1"/>
      <w:marLeft w:val="0"/>
      <w:marRight w:val="0"/>
      <w:marTop w:val="0"/>
      <w:marBottom w:val="0"/>
      <w:divBdr>
        <w:top w:val="none" w:sz="0" w:space="0" w:color="auto"/>
        <w:left w:val="none" w:sz="0" w:space="0" w:color="auto"/>
        <w:bottom w:val="none" w:sz="0" w:space="0" w:color="auto"/>
        <w:right w:val="none" w:sz="0" w:space="0" w:color="auto"/>
      </w:divBdr>
    </w:div>
    <w:div w:id="1586720643">
      <w:bodyDiv w:val="1"/>
      <w:marLeft w:val="0"/>
      <w:marRight w:val="0"/>
      <w:marTop w:val="0"/>
      <w:marBottom w:val="0"/>
      <w:divBdr>
        <w:top w:val="none" w:sz="0" w:space="0" w:color="auto"/>
        <w:left w:val="none" w:sz="0" w:space="0" w:color="auto"/>
        <w:bottom w:val="none" w:sz="0" w:space="0" w:color="auto"/>
        <w:right w:val="none" w:sz="0" w:space="0" w:color="auto"/>
      </w:divBdr>
      <w:divsChild>
        <w:div w:id="1042485897">
          <w:marLeft w:val="0"/>
          <w:marRight w:val="0"/>
          <w:marTop w:val="0"/>
          <w:marBottom w:val="0"/>
          <w:divBdr>
            <w:top w:val="none" w:sz="0" w:space="0" w:color="auto"/>
            <w:left w:val="none" w:sz="0" w:space="0" w:color="auto"/>
            <w:bottom w:val="none" w:sz="0" w:space="0" w:color="auto"/>
            <w:right w:val="none" w:sz="0" w:space="0" w:color="auto"/>
          </w:divBdr>
        </w:div>
        <w:div w:id="686559838">
          <w:marLeft w:val="0"/>
          <w:marRight w:val="0"/>
          <w:marTop w:val="0"/>
          <w:marBottom w:val="0"/>
          <w:divBdr>
            <w:top w:val="none" w:sz="0" w:space="0" w:color="auto"/>
            <w:left w:val="none" w:sz="0" w:space="0" w:color="auto"/>
            <w:bottom w:val="none" w:sz="0" w:space="0" w:color="auto"/>
            <w:right w:val="none" w:sz="0" w:space="0" w:color="auto"/>
          </w:divBdr>
        </w:div>
        <w:div w:id="906383304">
          <w:marLeft w:val="0"/>
          <w:marRight w:val="0"/>
          <w:marTop w:val="0"/>
          <w:marBottom w:val="0"/>
          <w:divBdr>
            <w:top w:val="none" w:sz="0" w:space="0" w:color="auto"/>
            <w:left w:val="none" w:sz="0" w:space="0" w:color="auto"/>
            <w:bottom w:val="none" w:sz="0" w:space="0" w:color="auto"/>
            <w:right w:val="none" w:sz="0" w:space="0" w:color="auto"/>
          </w:divBdr>
        </w:div>
      </w:divsChild>
    </w:div>
    <w:div w:id="1591355818">
      <w:bodyDiv w:val="1"/>
      <w:marLeft w:val="0"/>
      <w:marRight w:val="0"/>
      <w:marTop w:val="0"/>
      <w:marBottom w:val="0"/>
      <w:divBdr>
        <w:top w:val="none" w:sz="0" w:space="0" w:color="auto"/>
        <w:left w:val="none" w:sz="0" w:space="0" w:color="auto"/>
        <w:bottom w:val="none" w:sz="0" w:space="0" w:color="auto"/>
        <w:right w:val="none" w:sz="0" w:space="0" w:color="auto"/>
      </w:divBdr>
    </w:div>
    <w:div w:id="1646664067">
      <w:bodyDiv w:val="1"/>
      <w:marLeft w:val="0"/>
      <w:marRight w:val="0"/>
      <w:marTop w:val="0"/>
      <w:marBottom w:val="0"/>
      <w:divBdr>
        <w:top w:val="none" w:sz="0" w:space="0" w:color="auto"/>
        <w:left w:val="none" w:sz="0" w:space="0" w:color="auto"/>
        <w:bottom w:val="none" w:sz="0" w:space="0" w:color="auto"/>
        <w:right w:val="none" w:sz="0" w:space="0" w:color="auto"/>
      </w:divBdr>
    </w:div>
    <w:div w:id="1685403118">
      <w:bodyDiv w:val="1"/>
      <w:marLeft w:val="0"/>
      <w:marRight w:val="0"/>
      <w:marTop w:val="0"/>
      <w:marBottom w:val="0"/>
      <w:divBdr>
        <w:top w:val="none" w:sz="0" w:space="0" w:color="auto"/>
        <w:left w:val="none" w:sz="0" w:space="0" w:color="auto"/>
        <w:bottom w:val="none" w:sz="0" w:space="0" w:color="auto"/>
        <w:right w:val="none" w:sz="0" w:space="0" w:color="auto"/>
      </w:divBdr>
    </w:div>
    <w:div w:id="1686443647">
      <w:bodyDiv w:val="1"/>
      <w:marLeft w:val="0"/>
      <w:marRight w:val="0"/>
      <w:marTop w:val="0"/>
      <w:marBottom w:val="0"/>
      <w:divBdr>
        <w:top w:val="none" w:sz="0" w:space="0" w:color="auto"/>
        <w:left w:val="none" w:sz="0" w:space="0" w:color="auto"/>
        <w:bottom w:val="none" w:sz="0" w:space="0" w:color="auto"/>
        <w:right w:val="none" w:sz="0" w:space="0" w:color="auto"/>
      </w:divBdr>
    </w:div>
    <w:div w:id="1689453077">
      <w:bodyDiv w:val="1"/>
      <w:marLeft w:val="0"/>
      <w:marRight w:val="0"/>
      <w:marTop w:val="0"/>
      <w:marBottom w:val="0"/>
      <w:divBdr>
        <w:top w:val="none" w:sz="0" w:space="0" w:color="auto"/>
        <w:left w:val="none" w:sz="0" w:space="0" w:color="auto"/>
        <w:bottom w:val="none" w:sz="0" w:space="0" w:color="auto"/>
        <w:right w:val="none" w:sz="0" w:space="0" w:color="auto"/>
      </w:divBdr>
    </w:div>
    <w:div w:id="1697462838">
      <w:bodyDiv w:val="1"/>
      <w:marLeft w:val="0"/>
      <w:marRight w:val="0"/>
      <w:marTop w:val="0"/>
      <w:marBottom w:val="0"/>
      <w:divBdr>
        <w:top w:val="none" w:sz="0" w:space="0" w:color="auto"/>
        <w:left w:val="none" w:sz="0" w:space="0" w:color="auto"/>
        <w:bottom w:val="none" w:sz="0" w:space="0" w:color="auto"/>
        <w:right w:val="none" w:sz="0" w:space="0" w:color="auto"/>
      </w:divBdr>
    </w:div>
    <w:div w:id="1710375824">
      <w:bodyDiv w:val="1"/>
      <w:marLeft w:val="0"/>
      <w:marRight w:val="0"/>
      <w:marTop w:val="0"/>
      <w:marBottom w:val="0"/>
      <w:divBdr>
        <w:top w:val="none" w:sz="0" w:space="0" w:color="auto"/>
        <w:left w:val="none" w:sz="0" w:space="0" w:color="auto"/>
        <w:bottom w:val="none" w:sz="0" w:space="0" w:color="auto"/>
        <w:right w:val="none" w:sz="0" w:space="0" w:color="auto"/>
      </w:divBdr>
    </w:div>
    <w:div w:id="1757049016">
      <w:bodyDiv w:val="1"/>
      <w:marLeft w:val="0"/>
      <w:marRight w:val="0"/>
      <w:marTop w:val="0"/>
      <w:marBottom w:val="0"/>
      <w:divBdr>
        <w:top w:val="none" w:sz="0" w:space="0" w:color="auto"/>
        <w:left w:val="none" w:sz="0" w:space="0" w:color="auto"/>
        <w:bottom w:val="none" w:sz="0" w:space="0" w:color="auto"/>
        <w:right w:val="none" w:sz="0" w:space="0" w:color="auto"/>
      </w:divBdr>
    </w:div>
    <w:div w:id="1807047292">
      <w:bodyDiv w:val="1"/>
      <w:marLeft w:val="0"/>
      <w:marRight w:val="0"/>
      <w:marTop w:val="0"/>
      <w:marBottom w:val="0"/>
      <w:divBdr>
        <w:top w:val="none" w:sz="0" w:space="0" w:color="auto"/>
        <w:left w:val="none" w:sz="0" w:space="0" w:color="auto"/>
        <w:bottom w:val="none" w:sz="0" w:space="0" w:color="auto"/>
        <w:right w:val="none" w:sz="0" w:space="0" w:color="auto"/>
      </w:divBdr>
    </w:div>
    <w:div w:id="1820421053">
      <w:bodyDiv w:val="1"/>
      <w:marLeft w:val="0"/>
      <w:marRight w:val="0"/>
      <w:marTop w:val="0"/>
      <w:marBottom w:val="0"/>
      <w:divBdr>
        <w:top w:val="none" w:sz="0" w:space="0" w:color="auto"/>
        <w:left w:val="none" w:sz="0" w:space="0" w:color="auto"/>
        <w:bottom w:val="none" w:sz="0" w:space="0" w:color="auto"/>
        <w:right w:val="none" w:sz="0" w:space="0" w:color="auto"/>
      </w:divBdr>
    </w:div>
    <w:div w:id="1887139092">
      <w:bodyDiv w:val="1"/>
      <w:marLeft w:val="0"/>
      <w:marRight w:val="0"/>
      <w:marTop w:val="0"/>
      <w:marBottom w:val="0"/>
      <w:divBdr>
        <w:top w:val="none" w:sz="0" w:space="0" w:color="auto"/>
        <w:left w:val="none" w:sz="0" w:space="0" w:color="auto"/>
        <w:bottom w:val="none" w:sz="0" w:space="0" w:color="auto"/>
        <w:right w:val="none" w:sz="0" w:space="0" w:color="auto"/>
      </w:divBdr>
    </w:div>
    <w:div w:id="1919747955">
      <w:bodyDiv w:val="1"/>
      <w:marLeft w:val="0"/>
      <w:marRight w:val="0"/>
      <w:marTop w:val="0"/>
      <w:marBottom w:val="0"/>
      <w:divBdr>
        <w:top w:val="none" w:sz="0" w:space="0" w:color="auto"/>
        <w:left w:val="none" w:sz="0" w:space="0" w:color="auto"/>
        <w:bottom w:val="none" w:sz="0" w:space="0" w:color="auto"/>
        <w:right w:val="none" w:sz="0" w:space="0" w:color="auto"/>
      </w:divBdr>
    </w:div>
    <w:div w:id="1978677608">
      <w:bodyDiv w:val="1"/>
      <w:marLeft w:val="0"/>
      <w:marRight w:val="0"/>
      <w:marTop w:val="0"/>
      <w:marBottom w:val="0"/>
      <w:divBdr>
        <w:top w:val="none" w:sz="0" w:space="0" w:color="auto"/>
        <w:left w:val="none" w:sz="0" w:space="0" w:color="auto"/>
        <w:bottom w:val="none" w:sz="0" w:space="0" w:color="auto"/>
        <w:right w:val="none" w:sz="0" w:space="0" w:color="auto"/>
      </w:divBdr>
    </w:div>
    <w:div w:id="2011592544">
      <w:bodyDiv w:val="1"/>
      <w:marLeft w:val="0"/>
      <w:marRight w:val="0"/>
      <w:marTop w:val="0"/>
      <w:marBottom w:val="0"/>
      <w:divBdr>
        <w:top w:val="none" w:sz="0" w:space="0" w:color="auto"/>
        <w:left w:val="none" w:sz="0" w:space="0" w:color="auto"/>
        <w:bottom w:val="none" w:sz="0" w:space="0" w:color="auto"/>
        <w:right w:val="none" w:sz="0" w:space="0" w:color="auto"/>
      </w:divBdr>
    </w:div>
    <w:div w:id="2077823506">
      <w:bodyDiv w:val="1"/>
      <w:marLeft w:val="0"/>
      <w:marRight w:val="0"/>
      <w:marTop w:val="0"/>
      <w:marBottom w:val="0"/>
      <w:divBdr>
        <w:top w:val="none" w:sz="0" w:space="0" w:color="auto"/>
        <w:left w:val="none" w:sz="0" w:space="0" w:color="auto"/>
        <w:bottom w:val="none" w:sz="0" w:space="0" w:color="auto"/>
        <w:right w:val="none" w:sz="0" w:space="0" w:color="auto"/>
      </w:divBdr>
    </w:div>
    <w:div w:id="2123987823">
      <w:bodyDiv w:val="1"/>
      <w:marLeft w:val="0"/>
      <w:marRight w:val="0"/>
      <w:marTop w:val="0"/>
      <w:marBottom w:val="0"/>
      <w:divBdr>
        <w:top w:val="none" w:sz="0" w:space="0" w:color="auto"/>
        <w:left w:val="none" w:sz="0" w:space="0" w:color="auto"/>
        <w:bottom w:val="none" w:sz="0" w:space="0" w:color="auto"/>
        <w:right w:val="none" w:sz="0" w:space="0" w:color="auto"/>
      </w:divBdr>
      <w:divsChild>
        <w:div w:id="1295327594">
          <w:marLeft w:val="0"/>
          <w:marRight w:val="0"/>
          <w:marTop w:val="0"/>
          <w:marBottom w:val="0"/>
          <w:divBdr>
            <w:top w:val="none" w:sz="0" w:space="0" w:color="auto"/>
            <w:left w:val="none" w:sz="0" w:space="0" w:color="auto"/>
            <w:bottom w:val="none" w:sz="0" w:space="0" w:color="auto"/>
            <w:right w:val="none" w:sz="0" w:space="0" w:color="auto"/>
          </w:divBdr>
        </w:div>
        <w:div w:id="185992749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openxmlformats.org/officeDocument/2006/relationships/customXml" Target="../customXml/item3.xml" Id="rId3" /><Relationship Type="http://schemas.openxmlformats.org/officeDocument/2006/relationships/header" Target="header2.xml" Id="rId21"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theme" Target="theme/theme1.xml" Id="rId25" /><Relationship Type="http://schemas.openxmlformats.org/officeDocument/2006/relationships/customXml" Target="../customXml/item2.xml" Id="rId2" /><Relationship Type="http://schemas.openxmlformats.org/officeDocument/2006/relationships/footer" Target="footer1.xml" Id="rId20"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microsoft.com/office/2011/relationships/people" Target="people.xml" Id="rId24" /><Relationship Type="http://schemas.openxmlformats.org/officeDocument/2006/relationships/numbering" Target="numbering.xml" Id="rId5" /><Relationship Type="http://schemas.openxmlformats.org/officeDocument/2006/relationships/fontTable" Target="fontTable.xml" Id="rId23" /><Relationship Type="http://schemas.openxmlformats.org/officeDocument/2006/relationships/endnotes" Target="endnotes.xml" Id="rId10" /><Relationship Type="http://schemas.openxmlformats.org/officeDocument/2006/relationships/header" Target="header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openxmlformats.org/officeDocument/2006/relationships/footer" Target="footer2.xml" Id="rId22" /><Relationship Type="http://schemas.openxmlformats.org/officeDocument/2006/relationships/glossaryDocument" Target="glossary/document.xml" Id="R4ad3b9da780946ef" /><Relationship Type="http://schemas.microsoft.com/office/2020/10/relationships/intelligence" Target="intelligence2.xml" Id="Rc510be6d60af44dc" /><Relationship Type="http://schemas.openxmlformats.org/officeDocument/2006/relationships/hyperlink" Target="https://sigmdel.ca/michel/ha/xiao/seeeduino_xiao_01_en.html" TargetMode="External" Id="R1c36b9b3bf154795" /><Relationship Type="http://schemas.openxmlformats.org/officeDocument/2006/relationships/hyperlink" Target="https://www.aniwaa.com/guide/am-materials/eco-friendly-3d-filament/" TargetMode="External" Id="Re7a76bfd36b145de" /><Relationship Type="http://schemas.openxmlformats.org/officeDocument/2006/relationships/hyperlink" Target="https://www.elegoo.com/products/elegoo-smart-robot-car-kit-v-3-0-plus" TargetMode="External" Id="R44bda9e334f24a78" /><Relationship Type="http://schemas.openxmlformats.org/officeDocument/2006/relationships/hyperlink" Target="https://protosupplies.com/product/hc-05-zs-040-bluetooth-module/" TargetMode="External" Id="Rfdf5ca928dfc494e" /><Relationship Type="http://schemas.openxmlformats.org/officeDocument/2006/relationships/hyperlink" Target="https://www.analog.com/en/analog-dialogue/articles/uart-a-hardware-communication-protocol.html" TargetMode="External" Id="R5d89f7dbaaf04c89" /><Relationship Type="http://schemas.openxmlformats.org/officeDocument/2006/relationships/hyperlink" Target="https://www.army.mil/article/185466/srehding_explosive_hazards_new_robotic_system_finds_and_destroys_explosive_threats" TargetMode="External" Id="R0a319e15968b4064" /><Relationship Type="http://schemas.openxmlformats.org/officeDocument/2006/relationships/hyperlink" Target="https://jasonacox.github.io/TM1637TinyDisplay/" TargetMode="External" Id="Rd31ae282ffb74127" /><Relationship Type="http://schemas.openxmlformats.org/officeDocument/2006/relationships/hyperlink" Target="https://wiki.seeedstudio.com/Seeeduino-XIAO/" TargetMode="External" Id="R891c1e2da8e74ba1" /><Relationship Type="http://schemas.openxmlformats.org/officeDocument/2006/relationships/image" Target="/media/image5.png" Id="R8576617699b145e0" /><Relationship Type="http://schemas.openxmlformats.org/officeDocument/2006/relationships/hyperlink" Target="https://hartford0-my.sharepoint.com/:f:/g/personal/scruton_hartford_edu/ErwO-rGWf-hNoFFsA0pT2_gBMjZTTjzNrLIwrCOah_N1eQ?e=ArEN5z" TargetMode="External" Id="Rbc3facab38464866" /><Relationship Type="http://schemas.openxmlformats.org/officeDocument/2006/relationships/image" Target="/media/image6.png" Id="R2dc3c7ded1c04bc0" /><Relationship Type="http://schemas.openxmlformats.org/officeDocument/2006/relationships/hyperlink" Target="https://1drv.ms/x/s!AvexezhmRXDxkh0GhlzQHhEFdeLT?e=IH8o9b" TargetMode="External" Id="Rcc3fac457b7e4687" /><Relationship Type="http://schemas.openxmlformats.org/officeDocument/2006/relationships/image" Target="/media/image7.png" Id="Rbeb0f540637849e4" /><Relationship Type="http://schemas.openxmlformats.org/officeDocument/2006/relationships/image" Target="/media/image8.png" Id="R26b91aec56dd468d" /><Relationship Type="http://schemas.openxmlformats.org/officeDocument/2006/relationships/image" Target="/media/image9.png" Id="R96b9a5bd3984402a" /></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glossary/document.xml><?xml version="1.0" encoding="utf-8"?>
<w:glossaryDocument xmlns:w14="http://schemas.microsoft.com/office/word/2010/wordml" xmlns:w="http://schemas.openxmlformats.org/wordprocessingml/2006/main">
  <w:docParts>
    <w:docPart>
      <w:docPartPr>
        <w:name w:val="DefaultPlaceholder_1081868574"/>
        <w:category>
          <w:name w:val="General"/>
          <w:gallery w:val="placeholder"/>
        </w:category>
        <w:types>
          <w:type w:val="bbPlcHdr"/>
        </w:types>
        <w:behaviors>
          <w:behavior w:val="content"/>
        </w:behaviors>
        <w:guid w:val="{46c02986-97ee-4063-9c3e-74c01b9e8043}"/>
      </w:docPartPr>
      <w:docPartBody>
        <w:p w14:paraId="2BB53A7D">
          <w:r>
            <w:rPr>
              <w:rStyle w:val="PlaceholderText"/>
            </w:rPr>
            <w:t/>
          </w:r>
        </w:p>
      </w:docPartBody>
    </w:docPart>
  </w:docParts>
</w:glossaryDocument>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autar</b:Tag>
    <b:SourceType>Book</b:SourceType>
    <b:Guid>{C1708340-8905-4D34-929B-10FE69B77039}</b:Guid>
    <b:Author>
      <b:Author>
        <b:NameList>
          <b:Person>
            <b:Last>name</b:Last>
            <b:First>author</b:First>
          </b:Person>
        </b:NameList>
      </b:Author>
    </b:Author>
    <b:Year>year of pub.</b:Year>
    <b:RefOrder>1</b:RefOrder>
  </b:Source>
</b:Sources>
</file>

<file path=customXml/item4.xml><?xml version="1.0" encoding="utf-8"?>
<ct:contentTypeSchema xmlns:ct="http://schemas.microsoft.com/office/2006/metadata/contentType" xmlns:ma="http://schemas.microsoft.com/office/2006/metadata/properties/metaAttributes" ct:_="" ma:_="" ma:contentTypeName="Document" ma:contentTypeID="0x0101003BB3E689005E4B48895DEBA3C4B66ED9" ma:contentTypeVersion="9" ma:contentTypeDescription="Create a new document." ma:contentTypeScope="" ma:versionID="8fe31e099b6345e21a031195f8d122c2">
  <xsd:schema xmlns:xsd="http://www.w3.org/2001/XMLSchema" xmlns:xs="http://www.w3.org/2001/XMLSchema" xmlns:p="http://schemas.microsoft.com/office/2006/metadata/properties" xmlns:ns3="ca0fd503-caa5-42d0-a00e-825786024d9d" targetNamespace="http://schemas.microsoft.com/office/2006/metadata/properties" ma:root="true" ma:fieldsID="fb0ffd02ba8f73a5968c4043623e8957" ns3:_="">
    <xsd:import namespace="ca0fd503-caa5-42d0-a00e-825786024d9d"/>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a0fd503-caa5-42d0-a00e-825786024d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dexed="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Location" ma:index="16"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6B0AE06-1FB8-4826-9F56-E7D9ECA952A6}">
  <ds:schemaRefs>
    <ds:schemaRef ds:uri="http://schemas.microsoft.com/sharepoint/v3/contenttype/forms"/>
  </ds:schemaRefs>
</ds:datastoreItem>
</file>

<file path=customXml/itemProps2.xml><?xml version="1.0" encoding="utf-8"?>
<ds:datastoreItem xmlns:ds="http://schemas.openxmlformats.org/officeDocument/2006/customXml" ds:itemID="{0A3719B8-B33B-4431-B21D-8EBB539FA28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47EFBCEF-3CB5-4A4A-B258-1009803E9D95}">
  <ds:schemaRefs>
    <ds:schemaRef ds:uri="http://schemas.openxmlformats.org/officeDocument/2006/bibliography"/>
  </ds:schemaRefs>
</ds:datastoreItem>
</file>

<file path=customXml/itemProps4.xml><?xml version="1.0" encoding="utf-8"?>
<ds:datastoreItem xmlns:ds="http://schemas.openxmlformats.org/officeDocument/2006/customXml" ds:itemID="{C315278F-E196-40EE-AE1C-83259A3DCCE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a0fd503-caa5-42d0-a00e-825786024d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Univeristy of Hartford</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manzione</dc:creator>
  <lastModifiedBy>Niziolek, Justin</lastModifiedBy>
  <revision>7</revision>
  <lastPrinted>2015-12-08T14:43:00.0000000Z</lastPrinted>
  <dcterms:created xsi:type="dcterms:W3CDTF">2022-12-04T19:20:00.0000000Z</dcterms:created>
  <dcterms:modified xsi:type="dcterms:W3CDTF">2022-12-08T04:28:26.9710511Z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3774c24da190c21b3b0291cea856544441be4cc3af38e3ee9e35e49331fcecb2</vt:lpwstr>
  </property>
  <property fmtid="{D5CDD505-2E9C-101B-9397-08002B2CF9AE}" pid="3" name="ContentTypeId">
    <vt:lpwstr>0x0101003BB3E689005E4B48895DEBA3C4B66ED9</vt:lpwstr>
  </property>
</Properties>
</file>